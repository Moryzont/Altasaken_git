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BCF9F" w14:textId="7BB87A71" w:rsidR="00007478" w:rsidRPr="00E54CDD" w:rsidRDefault="00007478" w:rsidP="00007478">
      <w:pPr>
        <w:pStyle w:val="Title"/>
        <w:rPr>
          <w:ins w:id="0" w:author="Vetle Lars Wisløff Sandring" w:date="2023-11-30T17:52:00Z"/>
          <w:lang w:val="en-GB"/>
          <w:rPrChange w:id="1" w:author="Vetle Lars Wisløff Sandring" w:date="2023-11-30T21:44:00Z">
            <w:rPr>
              <w:ins w:id="2" w:author="Vetle Lars Wisløff Sandring" w:date="2023-11-30T17:52:00Z"/>
              <w:lang w:val="en-US"/>
            </w:rPr>
          </w:rPrChange>
        </w:rPr>
        <w:pPrChange w:id="3" w:author="Vetle Lars Wisløff Sandring" w:date="2023-11-30T17:52:00Z">
          <w:pPr>
            <w:pStyle w:val="Heading1"/>
          </w:pPr>
        </w:pPrChange>
      </w:pPr>
      <w:bookmarkStart w:id="4" w:name="_Toc149810292"/>
      <w:ins w:id="5" w:author="Vetle Lars Wisløff Sandring" w:date="2023-11-30T17:52:00Z">
        <w:r w:rsidRPr="00E54CDD">
          <w:rPr>
            <w:lang w:val="en-GB"/>
            <w:rPrChange w:id="6" w:author="Vetle Lars Wisløff Sandring" w:date="2023-11-30T21:44:00Z">
              <w:rPr>
                <w:lang w:val="en-US"/>
              </w:rPr>
            </w:rPrChange>
          </w:rPr>
          <w:t xml:space="preserve">The Alta-controversy - A contested and multi-faceted </w:t>
        </w:r>
      </w:ins>
      <w:ins w:id="7" w:author="Vetle Lars Wisløff Sandring" w:date="2023-11-30T17:53:00Z">
        <w:r w:rsidRPr="00E54CDD">
          <w:rPr>
            <w:lang w:val="en-GB"/>
            <w:rPrChange w:id="8" w:author="Vetle Lars Wisløff Sandring" w:date="2023-11-30T21:44:00Z">
              <w:rPr>
                <w:lang w:val="en-US"/>
              </w:rPr>
            </w:rPrChange>
          </w:rPr>
          <w:t>story.</w:t>
        </w:r>
      </w:ins>
      <w:ins w:id="9" w:author="Vetle Lars Wisløff Sandring" w:date="2023-11-30T17:52:00Z">
        <w:r w:rsidRPr="00E54CDD">
          <w:rPr>
            <w:lang w:val="en-GB"/>
            <w:rPrChange w:id="10" w:author="Vetle Lars Wisløff Sandring" w:date="2023-11-30T21:44:00Z">
              <w:rPr>
                <w:lang w:val="en-US"/>
              </w:rPr>
            </w:rPrChange>
          </w:rPr>
          <w:t xml:space="preserve"> </w:t>
        </w:r>
      </w:ins>
    </w:p>
    <w:p w14:paraId="353A56E5" w14:textId="5060D157" w:rsidR="00091616" w:rsidRPr="00E54CDD" w:rsidRDefault="00091616" w:rsidP="00091616">
      <w:pPr>
        <w:pStyle w:val="Heading1"/>
        <w:rPr>
          <w:lang w:val="en-GB"/>
          <w:rPrChange w:id="11" w:author="Vetle Lars Wisløff Sandring" w:date="2023-11-30T21:44:00Z">
            <w:rPr>
              <w:lang w:val="en-US"/>
            </w:rPr>
          </w:rPrChange>
        </w:rPr>
      </w:pPr>
      <w:r w:rsidRPr="00E54CDD">
        <w:rPr>
          <w:lang w:val="en-GB"/>
          <w:rPrChange w:id="12" w:author="Vetle Lars Wisløff Sandring" w:date="2023-11-30T21:44:00Z">
            <w:rPr>
              <w:lang w:val="en-US"/>
            </w:rPr>
          </w:rPrChange>
        </w:rPr>
        <w:t>Introduction and research questions</w:t>
      </w:r>
      <w:bookmarkEnd w:id="4"/>
    </w:p>
    <w:p w14:paraId="1A2463F0" w14:textId="3692C64E" w:rsidR="00091616" w:rsidRPr="00E54CDD" w:rsidRDefault="00091616" w:rsidP="00563CDA">
      <w:pPr>
        <w:rPr>
          <w:lang w:val="en-GB"/>
          <w:rPrChange w:id="13" w:author="Vetle Lars Wisløff Sandring" w:date="2023-11-30T21:44:00Z">
            <w:rPr>
              <w:lang w:val="en-US"/>
            </w:rPr>
          </w:rPrChange>
        </w:rPr>
      </w:pPr>
      <w:r w:rsidRPr="00E54CDD">
        <w:rPr>
          <w:lang w:val="en-GB"/>
          <w:rPrChange w:id="14" w:author="Vetle Lars Wisløff Sandring" w:date="2023-11-30T21:44:00Z">
            <w:rPr>
              <w:lang w:val="en-US"/>
            </w:rPr>
          </w:rPrChange>
        </w:rPr>
        <w:t xml:space="preserve">The Alta-controversy was a </w:t>
      </w:r>
      <w:ins w:id="15" w:author="Vetle Lars Wisløff Sandring" w:date="2023-11-30T17:48:00Z">
        <w:r w:rsidR="00007478" w:rsidRPr="00E54CDD">
          <w:rPr>
            <w:lang w:val="en-GB"/>
            <w:rPrChange w:id="16" w:author="Vetle Lars Wisløff Sandring" w:date="2023-11-30T21:44:00Z">
              <w:rPr>
                <w:lang w:val="en-US"/>
              </w:rPr>
            </w:rPrChange>
          </w:rPr>
          <w:t xml:space="preserve">much-discussed </w:t>
        </w:r>
      </w:ins>
      <w:r w:rsidRPr="00E54CDD">
        <w:rPr>
          <w:lang w:val="en-GB"/>
          <w:rPrChange w:id="17" w:author="Vetle Lars Wisløff Sandring" w:date="2023-11-30T21:44:00Z">
            <w:rPr>
              <w:lang w:val="en-US"/>
            </w:rPr>
          </w:rPrChange>
        </w:rPr>
        <w:t>civic conflict from 1978 to 1982 revolving around the building of a hydro-powerplant on the mountain plateau of Finnmarksvidda</w:t>
      </w:r>
      <w:ins w:id="18" w:author="Vetle Lars Wisløff Sandring" w:date="2023-11-30T17:55:00Z">
        <w:r w:rsidR="00007478" w:rsidRPr="00E54CDD">
          <w:rPr>
            <w:lang w:val="en-GB"/>
            <w:rPrChange w:id="19" w:author="Vetle Lars Wisløff Sandring" w:date="2023-11-30T21:44:00Z">
              <w:rPr>
                <w:lang w:val="en-US"/>
              </w:rPr>
            </w:rPrChange>
          </w:rPr>
          <w:t xml:space="preserve">, the </w:t>
        </w:r>
      </w:ins>
      <w:ins w:id="20" w:author="Vetle Lars Wisløff Sandring" w:date="2023-11-30T17:56:00Z">
        <w:r w:rsidR="00007478" w:rsidRPr="00E54CDD">
          <w:rPr>
            <w:lang w:val="en-GB"/>
            <w:rPrChange w:id="21" w:author="Vetle Lars Wisløff Sandring" w:date="2023-11-30T21:44:00Z">
              <w:rPr>
                <w:lang w:val="en-US"/>
              </w:rPr>
            </w:rPrChange>
          </w:rPr>
          <w:t xml:space="preserve">submerging of a </w:t>
        </w:r>
      </w:ins>
      <w:ins w:id="22" w:author="Vetle Lars Wisløff Sandring" w:date="2023-11-30T21:25:00Z">
        <w:r w:rsidR="00E060C0" w:rsidRPr="00E54CDD">
          <w:rPr>
            <w:lang w:val="en-GB"/>
          </w:rPr>
          <w:t>Sámi</w:t>
        </w:r>
      </w:ins>
      <w:ins w:id="23" w:author="Vetle Lars Wisløff Sandring" w:date="2023-11-30T17:56:00Z">
        <w:r w:rsidR="00007478" w:rsidRPr="00E54CDD">
          <w:rPr>
            <w:lang w:val="en-GB"/>
            <w:rPrChange w:id="24" w:author="Vetle Lars Wisløff Sandring" w:date="2023-11-30T21:44:00Z">
              <w:rPr>
                <w:lang w:val="en-US"/>
              </w:rPr>
            </w:rPrChange>
          </w:rPr>
          <w:t xml:space="preserve"> village, as well a</w:t>
        </w:r>
      </w:ins>
      <w:ins w:id="25" w:author="Vetle Lars Wisløff Sandring" w:date="2023-11-30T17:57:00Z">
        <w:r w:rsidR="00007478" w:rsidRPr="00E54CDD">
          <w:rPr>
            <w:lang w:val="en-GB"/>
            <w:rPrChange w:id="26" w:author="Vetle Lars Wisløff Sandring" w:date="2023-11-30T21:44:00Z">
              <w:rPr>
                <w:lang w:val="en-US"/>
              </w:rPr>
            </w:rPrChange>
          </w:rPr>
          <w:t>s the loss of pastoral land</w:t>
        </w:r>
      </w:ins>
      <w:r w:rsidR="00EC2644">
        <w:rPr>
          <w:lang w:val="en-GB"/>
        </w:rPr>
        <w:t xml:space="preserve"> and the consequent civil unrest</w:t>
      </w:r>
      <w:ins w:id="27" w:author="Vetle Lars Wisløff Sandring" w:date="2023-11-30T17:56:00Z">
        <w:r w:rsidR="00007478" w:rsidRPr="00E54CDD">
          <w:rPr>
            <w:lang w:val="en-GB"/>
            <w:rPrChange w:id="28" w:author="Vetle Lars Wisløff Sandring" w:date="2023-11-30T21:44:00Z">
              <w:rPr>
                <w:lang w:val="en-US"/>
              </w:rPr>
            </w:rPrChange>
          </w:rPr>
          <w:t xml:space="preserve">. </w:t>
        </w:r>
      </w:ins>
      <w:del w:id="29" w:author="Vetle Lars Wisløff Sandring" w:date="2023-11-30T17:55:00Z">
        <w:r w:rsidRPr="00E54CDD" w:rsidDel="00007478">
          <w:rPr>
            <w:lang w:val="en-GB"/>
            <w:rPrChange w:id="30" w:author="Vetle Lars Wisløff Sandring" w:date="2023-11-30T21:44:00Z">
              <w:rPr>
                <w:lang w:val="en-US"/>
              </w:rPr>
            </w:rPrChange>
          </w:rPr>
          <w:delText xml:space="preserve">. </w:delText>
        </w:r>
      </w:del>
      <w:r w:rsidRPr="00E54CDD">
        <w:rPr>
          <w:lang w:val="en-GB"/>
          <w:rPrChange w:id="31" w:author="Vetle Lars Wisløff Sandring" w:date="2023-11-30T21:44:00Z">
            <w:rPr>
              <w:lang w:val="en-US"/>
            </w:rPr>
          </w:rPrChange>
        </w:rPr>
        <w:t xml:space="preserve">The event is one of the few </w:t>
      </w:r>
      <w:ins w:id="32" w:author="Vetle Lars Wisløff Sandring" w:date="2023-11-30T17:49:00Z">
        <w:r w:rsidR="00007478" w:rsidRPr="00E54CDD">
          <w:rPr>
            <w:lang w:val="en-GB"/>
            <w:rPrChange w:id="33" w:author="Vetle Lars Wisløff Sandring" w:date="2023-11-30T21:44:00Z">
              <w:rPr>
                <w:lang w:val="en-US"/>
              </w:rPr>
            </w:rPrChange>
          </w:rPr>
          <w:t xml:space="preserve">large scale public </w:t>
        </w:r>
      </w:ins>
      <w:r w:rsidRPr="00E54CDD">
        <w:rPr>
          <w:lang w:val="en-GB"/>
          <w:rPrChange w:id="34" w:author="Vetle Lars Wisløff Sandring" w:date="2023-11-30T21:44:00Z">
            <w:rPr>
              <w:lang w:val="en-US"/>
            </w:rPr>
          </w:rPrChange>
        </w:rPr>
        <w:t xml:space="preserve">disturbances in Norway’s contemporary history and is </w:t>
      </w:r>
      <w:del w:id="35" w:author="Vetle Lars Wisløff Sandring" w:date="2023-11-30T17:49:00Z">
        <w:r w:rsidRPr="00E54CDD" w:rsidDel="00007478">
          <w:rPr>
            <w:lang w:val="en-GB"/>
            <w:rPrChange w:id="36" w:author="Vetle Lars Wisløff Sandring" w:date="2023-11-30T21:44:00Z">
              <w:rPr>
                <w:lang w:val="en-US"/>
              </w:rPr>
            </w:rPrChange>
          </w:rPr>
          <w:delText xml:space="preserve">noted </w:delText>
        </w:r>
      </w:del>
      <w:ins w:id="37" w:author="Vetle Lars Wisløff Sandring" w:date="2023-11-30T17:49:00Z">
        <w:r w:rsidR="00007478" w:rsidRPr="00E54CDD">
          <w:rPr>
            <w:lang w:val="en-GB"/>
            <w:rPrChange w:id="38" w:author="Vetle Lars Wisløff Sandring" w:date="2023-11-30T21:44:00Z">
              <w:rPr>
                <w:lang w:val="en-US"/>
              </w:rPr>
            </w:rPrChange>
          </w:rPr>
          <w:t xml:space="preserve">often remembered </w:t>
        </w:r>
      </w:ins>
      <w:r w:rsidRPr="00E54CDD">
        <w:rPr>
          <w:lang w:val="en-GB"/>
          <w:rPrChange w:id="39" w:author="Vetle Lars Wisløff Sandring" w:date="2023-11-30T21:44:00Z">
            <w:rPr>
              <w:lang w:val="en-US"/>
            </w:rPr>
          </w:rPrChange>
        </w:rPr>
        <w:t xml:space="preserve">for its large impact on </w:t>
      </w:r>
      <w:del w:id="40" w:author="Vetle Lars Wisløff Sandring" w:date="2023-11-30T21:25:00Z">
        <w:r w:rsidRPr="00E54CDD" w:rsidDel="00E060C0">
          <w:rPr>
            <w:lang w:val="en-GB"/>
            <w:rPrChange w:id="41" w:author="Vetle Lars Wisløff Sandring" w:date="2023-11-30T21:44:00Z">
              <w:rPr>
                <w:lang w:val="en-US"/>
              </w:rPr>
            </w:rPrChange>
          </w:rPr>
          <w:delText>Sami</w:delText>
        </w:r>
      </w:del>
      <w:ins w:id="42" w:author="Vetle Lars Wisløff Sandring" w:date="2023-11-30T21:25:00Z">
        <w:r w:rsidR="00E060C0" w:rsidRPr="00E54CDD">
          <w:rPr>
            <w:lang w:val="en-GB"/>
          </w:rPr>
          <w:t>Sámi</w:t>
        </w:r>
      </w:ins>
      <w:r w:rsidRPr="00E54CDD">
        <w:rPr>
          <w:lang w:val="en-GB"/>
          <w:rPrChange w:id="43" w:author="Vetle Lars Wisløff Sandring" w:date="2023-11-30T21:44:00Z">
            <w:rPr>
              <w:lang w:val="en-US"/>
            </w:rPr>
          </w:rPrChange>
        </w:rPr>
        <w:t xml:space="preserve"> </w:t>
      </w:r>
      <w:del w:id="44" w:author="Vetle Lars Wisløff Sandring" w:date="2023-11-30T17:49:00Z">
        <w:r w:rsidRPr="00E54CDD" w:rsidDel="00007478">
          <w:rPr>
            <w:lang w:val="en-GB"/>
            <w:rPrChange w:id="45" w:author="Vetle Lars Wisløff Sandring" w:date="2023-11-30T21:44:00Z">
              <w:rPr>
                <w:lang w:val="en-US"/>
              </w:rPr>
            </w:rPrChange>
          </w:rPr>
          <w:delText xml:space="preserve">politics and </w:delText>
        </w:r>
      </w:del>
      <w:ins w:id="46" w:author="Vetle Lars Wisløff Sandring" w:date="2023-11-30T17:49:00Z">
        <w:r w:rsidR="00007478" w:rsidRPr="00E54CDD">
          <w:rPr>
            <w:lang w:val="en-GB"/>
            <w:rPrChange w:id="47" w:author="Vetle Lars Wisløff Sandring" w:date="2023-11-30T21:44:00Z">
              <w:rPr>
                <w:lang w:val="en-US"/>
              </w:rPr>
            </w:rPrChange>
          </w:rPr>
          <w:t xml:space="preserve">political </w:t>
        </w:r>
      </w:ins>
      <w:r w:rsidRPr="00E54CDD">
        <w:rPr>
          <w:lang w:val="en-GB"/>
          <w:rPrChange w:id="48" w:author="Vetle Lars Wisløff Sandring" w:date="2023-11-30T21:44:00Z">
            <w:rPr>
              <w:lang w:val="en-US"/>
            </w:rPr>
          </w:rPrChange>
        </w:rPr>
        <w:t>rights</w:t>
      </w:r>
      <w:ins w:id="49" w:author="Vetle Lars Wisløff Sandring" w:date="2023-11-30T17:49:00Z">
        <w:r w:rsidR="00007478" w:rsidRPr="00E54CDD">
          <w:rPr>
            <w:lang w:val="en-GB"/>
            <w:rPrChange w:id="50" w:author="Vetle Lars Wisløff Sandring" w:date="2023-11-30T21:44:00Z">
              <w:rPr>
                <w:lang w:val="en-US"/>
              </w:rPr>
            </w:rPrChange>
          </w:rPr>
          <w:t xml:space="preserve"> and society</w:t>
        </w:r>
      </w:ins>
      <w:r w:rsidRPr="00E54CDD">
        <w:rPr>
          <w:lang w:val="en-GB"/>
          <w:rPrChange w:id="51" w:author="Vetle Lars Wisløff Sandring" w:date="2023-11-30T21:44:00Z">
            <w:rPr>
              <w:lang w:val="en-US"/>
            </w:rPr>
          </w:rPrChange>
        </w:rPr>
        <w:t>.</w:t>
      </w:r>
      <w:ins w:id="52" w:author="Vetle Lars Wisløff Sandring" w:date="2023-11-30T17:57:00Z">
        <w:r w:rsidR="00E62E55" w:rsidRPr="00E54CDD">
          <w:rPr>
            <w:rStyle w:val="FootnoteReference"/>
            <w:lang w:val="en-GB"/>
            <w:rPrChange w:id="53" w:author="Vetle Lars Wisløff Sandring" w:date="2023-11-30T21:44:00Z">
              <w:rPr>
                <w:rStyle w:val="FootnoteReference"/>
                <w:lang w:val="en-US"/>
              </w:rPr>
            </w:rPrChange>
          </w:rPr>
          <w:footnoteReference w:id="1"/>
        </w:r>
      </w:ins>
      <w:r w:rsidRPr="00E54CDD">
        <w:rPr>
          <w:lang w:val="en-GB"/>
          <w:rPrChange w:id="64" w:author="Vetle Lars Wisløff Sandring" w:date="2023-11-30T21:44:00Z">
            <w:rPr>
              <w:lang w:val="en-US"/>
            </w:rPr>
          </w:rPrChange>
        </w:rPr>
        <w:t xml:space="preserve"> </w:t>
      </w:r>
      <w:ins w:id="65" w:author="Vetle Lars Wisløff Sandring" w:date="2023-11-30T17:58:00Z">
        <w:r w:rsidR="00E62E55" w:rsidRPr="00E54CDD">
          <w:rPr>
            <w:lang w:val="en-GB"/>
            <w:rPrChange w:id="66" w:author="Vetle Lars Wisløff Sandring" w:date="2023-11-30T21:44:00Z">
              <w:rPr>
                <w:lang w:val="en-US"/>
              </w:rPr>
            </w:rPrChange>
          </w:rPr>
          <w:t xml:space="preserve">The controversy divided the local </w:t>
        </w:r>
      </w:ins>
      <w:ins w:id="67" w:author="Vetle Lars Wisløff Sandring" w:date="2023-11-30T17:59:00Z">
        <w:r w:rsidR="00E62E55" w:rsidRPr="00E54CDD">
          <w:rPr>
            <w:lang w:val="en-GB"/>
            <w:rPrChange w:id="68" w:author="Vetle Lars Wisløff Sandring" w:date="2023-11-30T21:44:00Z">
              <w:rPr>
                <w:lang w:val="en-US"/>
              </w:rPr>
            </w:rPrChange>
          </w:rPr>
          <w:t xml:space="preserve">community and mobilized activists locally and nationwide. </w:t>
        </w:r>
      </w:ins>
      <w:r w:rsidR="00EC2644">
        <w:rPr>
          <w:lang w:val="en-GB"/>
        </w:rPr>
        <w:t xml:space="preserve">The controversy reached its climax when a commandeered cruise boat filled policemen anchored up in the local harbour and forcefully removed several protesters who had chained themselves firmly in the middle of the only access road to the building site of the dam in an event which came to be known as “The battle of Stilla”. </w:t>
      </w:r>
    </w:p>
    <w:p w14:paraId="46AB6ECA" w14:textId="77777777" w:rsidR="00007805" w:rsidRPr="00E54CDD" w:rsidRDefault="00007805" w:rsidP="00563CDA">
      <w:pPr>
        <w:rPr>
          <w:lang w:val="en-GB"/>
          <w:rPrChange w:id="69" w:author="Vetle Lars Wisløff Sandring" w:date="2023-11-30T21:44:00Z">
            <w:rPr>
              <w:lang w:val="en-US"/>
            </w:rPr>
          </w:rPrChange>
        </w:rPr>
      </w:pPr>
    </w:p>
    <w:p w14:paraId="44A65001" w14:textId="7E27AF67" w:rsidR="007D7B78" w:rsidRPr="00E54CDD" w:rsidRDefault="00091616" w:rsidP="00563CDA">
      <w:pPr>
        <w:rPr>
          <w:lang w:val="en-GB"/>
          <w:rPrChange w:id="70" w:author="Vetle Lars Wisløff Sandring" w:date="2023-11-30T21:44:00Z">
            <w:rPr>
              <w:lang w:val="en-US"/>
            </w:rPr>
          </w:rPrChange>
        </w:rPr>
      </w:pPr>
      <w:r w:rsidRPr="00E54CDD">
        <w:rPr>
          <w:lang w:val="en-GB"/>
          <w:rPrChange w:id="71" w:author="Vetle Lars Wisløff Sandring" w:date="2023-11-30T21:44:00Z">
            <w:rPr>
              <w:lang w:val="en-US"/>
            </w:rPr>
          </w:rPrChange>
        </w:rPr>
        <w:t xml:space="preserve">This article will </w:t>
      </w:r>
      <w:r w:rsidR="007D7B78" w:rsidRPr="00E54CDD">
        <w:rPr>
          <w:lang w:val="en-GB"/>
          <w:rPrChange w:id="72" w:author="Vetle Lars Wisløff Sandring" w:date="2023-11-30T21:44:00Z">
            <w:rPr>
              <w:lang w:val="en-US"/>
            </w:rPr>
          </w:rPrChange>
        </w:rPr>
        <w:t>investigate</w:t>
      </w:r>
      <w:r w:rsidRPr="00E54CDD">
        <w:rPr>
          <w:lang w:val="en-GB"/>
          <w:rPrChange w:id="73" w:author="Vetle Lars Wisløff Sandring" w:date="2023-11-30T21:44:00Z">
            <w:rPr>
              <w:lang w:val="en-US"/>
            </w:rPr>
          </w:rPrChange>
        </w:rPr>
        <w:t xml:space="preserve"> the memory of the Alta-controversy by quantitatively </w:t>
      </w:r>
      <w:r w:rsidR="007D7B78" w:rsidRPr="00E54CDD">
        <w:rPr>
          <w:lang w:val="en-GB"/>
          <w:rPrChange w:id="74" w:author="Vetle Lars Wisløff Sandring" w:date="2023-11-30T21:44:00Z">
            <w:rPr>
              <w:lang w:val="en-US"/>
            </w:rPr>
          </w:rPrChange>
        </w:rPr>
        <w:t xml:space="preserve">and qualitatively </w:t>
      </w:r>
      <w:del w:id="75" w:author="Vetle Lars Wisløff Sandring" w:date="2023-11-30T21:52:00Z">
        <w:r w:rsidRPr="00E54CDD" w:rsidDel="00EC2A47">
          <w:rPr>
            <w:lang w:val="en-GB"/>
            <w:rPrChange w:id="76" w:author="Vetle Lars Wisløff Sandring" w:date="2023-11-30T21:44:00Z">
              <w:rPr>
                <w:lang w:val="en-US"/>
              </w:rPr>
            </w:rPrChange>
          </w:rPr>
          <w:delText>analyzing</w:delText>
        </w:r>
      </w:del>
      <w:ins w:id="77" w:author="Vetle Lars Wisløff Sandring" w:date="2023-11-30T21:52:00Z">
        <w:r w:rsidR="00EC2A47" w:rsidRPr="00EC2A47">
          <w:rPr>
            <w:lang w:val="en-GB"/>
          </w:rPr>
          <w:t>analysing</w:t>
        </w:r>
      </w:ins>
      <w:r w:rsidRPr="00E54CDD">
        <w:rPr>
          <w:lang w:val="en-GB"/>
          <w:rPrChange w:id="78" w:author="Vetle Lars Wisløff Sandring" w:date="2023-11-30T21:44:00Z">
            <w:rPr>
              <w:lang w:val="en-US"/>
            </w:rPr>
          </w:rPrChange>
        </w:rPr>
        <w:t xml:space="preserve"> how representations of the event have changed from the time of the event up until the present. </w:t>
      </w:r>
      <w:ins w:id="79" w:author="Vetle Lars Wisløff Sandring" w:date="2023-11-14T15:01:00Z">
        <w:r w:rsidRPr="00E54CDD">
          <w:rPr>
            <w:lang w:val="en-GB"/>
            <w:rPrChange w:id="80" w:author="Vetle Lars Wisløff Sandring" w:date="2023-11-30T21:44:00Z">
              <w:rPr>
                <w:lang w:val="en-US"/>
              </w:rPr>
            </w:rPrChange>
          </w:rPr>
          <w:t xml:space="preserve">By </w:t>
        </w:r>
      </w:ins>
      <w:ins w:id="81" w:author="Vetle Lars Wisløff Sandring" w:date="2023-11-14T15:02:00Z">
        <w:r w:rsidRPr="00E54CDD">
          <w:rPr>
            <w:lang w:val="en-GB"/>
            <w:rPrChange w:id="82" w:author="Vetle Lars Wisløff Sandring" w:date="2023-11-30T21:44:00Z">
              <w:rPr>
                <w:lang w:val="en-US"/>
              </w:rPr>
            </w:rPrChange>
          </w:rPr>
          <w:t xml:space="preserve">utilizing a corpus consisting of </w:t>
        </w:r>
      </w:ins>
      <w:del w:id="83" w:author="Vetle Lars Wisløff Sandring" w:date="2023-11-14T15:03:00Z">
        <w:r w:rsidRPr="00E54CDD" w:rsidDel="00693984">
          <w:rPr>
            <w:lang w:val="en-GB"/>
            <w:rPrChange w:id="84" w:author="Vetle Lars Wisløff Sandring" w:date="2023-11-30T21:44:00Z">
              <w:rPr>
                <w:lang w:val="en-US"/>
              </w:rPr>
            </w:rPrChange>
          </w:rPr>
          <w:delText xml:space="preserve">By using text mining on the entire corpus of </w:delText>
        </w:r>
      </w:del>
      <w:r w:rsidRPr="00E54CDD">
        <w:rPr>
          <w:lang w:val="en-GB"/>
          <w:rPrChange w:id="85" w:author="Vetle Lars Wisløff Sandring" w:date="2023-11-30T21:44:00Z">
            <w:rPr>
              <w:lang w:val="en-US"/>
            </w:rPr>
          </w:rPrChange>
        </w:rPr>
        <w:t>Norwegian newspapers from the period</w:t>
      </w:r>
      <w:ins w:id="86" w:author="Vetle Lars Wisløff Sandring" w:date="2023-11-30T17:50:00Z">
        <w:r w:rsidR="00007478" w:rsidRPr="00E54CDD">
          <w:rPr>
            <w:lang w:val="en-GB"/>
            <w:rPrChange w:id="87" w:author="Vetle Lars Wisløff Sandring" w:date="2023-11-30T21:44:00Z">
              <w:rPr>
                <w:lang w:val="en-US"/>
              </w:rPr>
            </w:rPrChange>
          </w:rPr>
          <w:t xml:space="preserve"> (N ≈ 84 000)</w:t>
        </w:r>
      </w:ins>
      <w:r w:rsidRPr="00E54CDD">
        <w:rPr>
          <w:lang w:val="en-GB"/>
          <w:rPrChange w:id="88" w:author="Vetle Lars Wisløff Sandring" w:date="2023-11-30T21:44:00Z">
            <w:rPr>
              <w:lang w:val="en-US"/>
            </w:rPr>
          </w:rPrChange>
        </w:rPr>
        <w:t xml:space="preserve">, this article </w:t>
      </w:r>
      <w:del w:id="89" w:author="Vetle Lars Wisløff Sandring" w:date="2023-11-14T15:03:00Z">
        <w:r w:rsidRPr="00E54CDD" w:rsidDel="00693984">
          <w:rPr>
            <w:lang w:val="en-GB"/>
            <w:rPrChange w:id="90" w:author="Vetle Lars Wisløff Sandring" w:date="2023-11-30T21:44:00Z">
              <w:rPr>
                <w:lang w:val="en-US"/>
              </w:rPr>
            </w:rPrChange>
          </w:rPr>
          <w:delText xml:space="preserve">experiments </w:delText>
        </w:r>
      </w:del>
      <w:ins w:id="91" w:author="Vetle Lars Wisløff Sandring" w:date="2023-11-14T15:03:00Z">
        <w:r w:rsidRPr="00E54CDD">
          <w:rPr>
            <w:lang w:val="en-GB"/>
            <w:rPrChange w:id="92" w:author="Vetle Lars Wisløff Sandring" w:date="2023-11-30T21:44:00Z">
              <w:rPr>
                <w:lang w:val="en-US"/>
              </w:rPr>
            </w:rPrChange>
          </w:rPr>
          <w:t xml:space="preserve">show </w:t>
        </w:r>
      </w:ins>
      <w:del w:id="93" w:author="Vetle Lars Wisløff Sandring" w:date="2023-11-14T15:03:00Z">
        <w:r w:rsidRPr="00E54CDD" w:rsidDel="00693984">
          <w:rPr>
            <w:lang w:val="en-GB"/>
            <w:rPrChange w:id="94" w:author="Vetle Lars Wisløff Sandring" w:date="2023-11-30T21:44:00Z">
              <w:rPr>
                <w:lang w:val="en-US"/>
              </w:rPr>
            </w:rPrChange>
          </w:rPr>
          <w:delText xml:space="preserve">with </w:delText>
        </w:r>
      </w:del>
      <w:r w:rsidRPr="00E54CDD">
        <w:rPr>
          <w:lang w:val="en-GB"/>
          <w:rPrChange w:id="95" w:author="Vetle Lars Wisløff Sandring" w:date="2023-11-30T21:44:00Z">
            <w:rPr>
              <w:lang w:val="en-US"/>
            </w:rPr>
          </w:rPrChange>
        </w:rPr>
        <w:t xml:space="preserve">how Natural Language Processing(NLP) can be utilized </w:t>
      </w:r>
      <w:del w:id="96" w:author="Vetle Lars Wisløff Sandring" w:date="2023-11-30T17:50:00Z">
        <w:r w:rsidRPr="00E54CDD" w:rsidDel="00007478">
          <w:rPr>
            <w:lang w:val="en-GB"/>
            <w:rPrChange w:id="97" w:author="Vetle Lars Wisløff Sandring" w:date="2023-11-30T21:44:00Z">
              <w:rPr>
                <w:lang w:val="en-US"/>
              </w:rPr>
            </w:rPrChange>
          </w:rPr>
          <w:delText>on large</w:delText>
        </w:r>
      </w:del>
      <w:del w:id="98" w:author="Vetle Lars Wisløff Sandring" w:date="2023-11-14T15:03:00Z">
        <w:r w:rsidRPr="00E54CDD" w:rsidDel="00693984">
          <w:rPr>
            <w:lang w:val="en-GB"/>
            <w:rPrChange w:id="99" w:author="Vetle Lars Wisløff Sandring" w:date="2023-11-30T21:44:00Z">
              <w:rPr>
                <w:lang w:val="en-US"/>
              </w:rPr>
            </w:rPrChange>
          </w:rPr>
          <w:delText>-size</w:delText>
        </w:r>
      </w:del>
      <w:del w:id="100" w:author="Vetle Lars Wisløff Sandring" w:date="2023-11-30T17:50:00Z">
        <w:r w:rsidRPr="00E54CDD" w:rsidDel="00007478">
          <w:rPr>
            <w:lang w:val="en-GB"/>
            <w:rPrChange w:id="101" w:author="Vetle Lars Wisløff Sandring" w:date="2023-11-30T21:44:00Z">
              <w:rPr>
                <w:lang w:val="en-US"/>
              </w:rPr>
            </w:rPrChange>
          </w:rPr>
          <w:delText xml:space="preserve"> corpora </w:delText>
        </w:r>
      </w:del>
      <w:r w:rsidRPr="00E54CDD">
        <w:rPr>
          <w:lang w:val="en-GB"/>
          <w:rPrChange w:id="102" w:author="Vetle Lars Wisløff Sandring" w:date="2023-11-30T21:44:00Z">
            <w:rPr>
              <w:lang w:val="en-US"/>
            </w:rPr>
          </w:rPrChange>
        </w:rPr>
        <w:t>to gain insights into how single events are represented in posterity and how these representations change over time.</w:t>
      </w:r>
      <w:ins w:id="103" w:author="Vetle Lars Wisløff Sandring" w:date="2023-11-30T17:54:00Z">
        <w:r w:rsidR="00007478" w:rsidRPr="00E54CDD">
          <w:rPr>
            <w:rStyle w:val="FootnoteReference"/>
            <w:lang w:val="en-GB"/>
            <w:rPrChange w:id="104" w:author="Vetle Lars Wisløff Sandring" w:date="2023-11-30T21:44:00Z">
              <w:rPr>
                <w:rStyle w:val="FootnoteReference"/>
                <w:lang w:val="en-US"/>
              </w:rPr>
            </w:rPrChange>
          </w:rPr>
          <w:footnoteReference w:id="2"/>
        </w:r>
      </w:ins>
      <w:del w:id="111" w:author="Vetle Lars Wisløff Sandring" w:date="2023-11-30T17:54:00Z">
        <w:r w:rsidRPr="00E54CDD" w:rsidDel="00007478">
          <w:rPr>
            <w:lang w:val="en-GB"/>
            <w:rPrChange w:id="112" w:author="Vetle Lars Wisløff Sandring" w:date="2023-11-30T21:44:00Z">
              <w:rPr>
                <w:lang w:val="en-US"/>
              </w:rPr>
            </w:rPrChange>
          </w:rPr>
          <w:delText xml:space="preserve"> </w:delText>
        </w:r>
      </w:del>
    </w:p>
    <w:p w14:paraId="3AA3A162" w14:textId="77777777" w:rsidR="007D7B78" w:rsidRPr="00E54CDD" w:rsidRDefault="007D7B78" w:rsidP="00563CDA">
      <w:pPr>
        <w:rPr>
          <w:lang w:val="en-GB"/>
          <w:rPrChange w:id="113" w:author="Vetle Lars Wisløff Sandring" w:date="2023-11-30T21:44:00Z">
            <w:rPr>
              <w:lang w:val="en-US"/>
            </w:rPr>
          </w:rPrChange>
        </w:rPr>
      </w:pPr>
    </w:p>
    <w:p w14:paraId="011AB260" w14:textId="6FB94288" w:rsidR="00091616" w:rsidRPr="00E54CDD" w:rsidRDefault="007D7B78" w:rsidP="00563CDA">
      <w:pPr>
        <w:rPr>
          <w:lang w:val="en-GB"/>
          <w:rPrChange w:id="114" w:author="Vetle Lars Wisløff Sandring" w:date="2023-11-30T21:44:00Z">
            <w:rPr>
              <w:lang w:val="en-US"/>
            </w:rPr>
          </w:rPrChange>
        </w:rPr>
      </w:pPr>
      <w:ins w:id="115" w:author="Vetle Lars Wisløff Sandring" w:date="2023-11-30T17:45:00Z">
        <w:r w:rsidRPr="00E54CDD">
          <w:rPr>
            <w:lang w:val="en-GB"/>
            <w:rPrChange w:id="116" w:author="Vetle Lars Wisløff Sandring" w:date="2023-11-30T21:44:00Z">
              <w:rPr>
                <w:lang w:val="en-US"/>
              </w:rPr>
            </w:rPrChange>
          </w:rPr>
          <w:t>We show</w:t>
        </w:r>
      </w:ins>
      <w:ins w:id="117" w:author="Vetle Lars Wisløff Sandring" w:date="2023-11-30T17:46:00Z">
        <w:r w:rsidRPr="00E54CDD">
          <w:rPr>
            <w:lang w:val="en-GB"/>
            <w:rPrChange w:id="118" w:author="Vetle Lars Wisløff Sandring" w:date="2023-11-30T21:44:00Z">
              <w:rPr>
                <w:lang w:val="en-US"/>
              </w:rPr>
            </w:rPrChange>
          </w:rPr>
          <w:t xml:space="preserve"> some possible solutions for researchers on collective memory facing issues with </w:t>
        </w:r>
      </w:ins>
      <w:ins w:id="119" w:author="Vetle Lars Wisløff Sandring" w:date="2023-11-30T17:47:00Z">
        <w:r w:rsidRPr="00E54CDD">
          <w:rPr>
            <w:lang w:val="en-GB"/>
            <w:rPrChange w:id="120" w:author="Vetle Lars Wisløff Sandring" w:date="2023-11-30T21:44:00Z">
              <w:rPr>
                <w:lang w:val="en-US"/>
              </w:rPr>
            </w:rPrChange>
          </w:rPr>
          <w:t xml:space="preserve">the enormity of </w:t>
        </w:r>
        <w:r w:rsidR="00007478" w:rsidRPr="00E54CDD">
          <w:rPr>
            <w:lang w:val="en-GB"/>
            <w:rPrChange w:id="121" w:author="Vetle Lars Wisløff Sandring" w:date="2023-11-30T21:44:00Z">
              <w:rPr>
                <w:lang w:val="en-US"/>
              </w:rPr>
            </w:rPrChange>
          </w:rPr>
          <w:t>the available data</w:t>
        </w:r>
      </w:ins>
      <w:ins w:id="122" w:author="Vetle Lars Wisløff Sandring" w:date="2023-11-30T17:46:00Z">
        <w:r w:rsidRPr="00E54CDD">
          <w:rPr>
            <w:lang w:val="en-GB"/>
            <w:rPrChange w:id="123" w:author="Vetle Lars Wisløff Sandring" w:date="2023-11-30T21:44:00Z">
              <w:rPr>
                <w:lang w:val="en-US"/>
              </w:rPr>
            </w:rPrChange>
          </w:rPr>
          <w:t>.</w:t>
        </w:r>
      </w:ins>
      <w:ins w:id="124" w:author="Vetle Lars Wisløff Sandring" w:date="2023-11-30T17:45:00Z">
        <w:r w:rsidRPr="00E54CDD">
          <w:rPr>
            <w:lang w:val="en-GB"/>
            <w:rPrChange w:id="125" w:author="Vetle Lars Wisløff Sandring" w:date="2023-11-30T21:44:00Z">
              <w:rPr>
                <w:lang w:val="en-US"/>
              </w:rPr>
            </w:rPrChange>
          </w:rPr>
          <w:t xml:space="preserve"> </w:t>
        </w:r>
      </w:ins>
      <w:r w:rsidR="00091616" w:rsidRPr="00E54CDD">
        <w:rPr>
          <w:lang w:val="en-GB"/>
          <w:rPrChange w:id="126" w:author="Vetle Lars Wisløff Sandring" w:date="2023-11-30T21:44:00Z">
            <w:rPr>
              <w:lang w:val="en-US"/>
            </w:rPr>
          </w:rPrChange>
        </w:rPr>
        <w:t xml:space="preserve">Not having to make any delimitations to our material increases the degree to which we can generalize how the Alta-controversy is being referred to or framed at any given time in newspapers and, therefore, more precisely, say something about the collective memory and its change. </w:t>
      </w:r>
      <w:ins w:id="127" w:author="Vetle Lars Wisløff Sandring" w:date="2023-11-30T17:48:00Z">
        <w:r w:rsidR="00007478" w:rsidRPr="00E54CDD">
          <w:rPr>
            <w:lang w:val="en-GB"/>
            <w:rPrChange w:id="128" w:author="Vetle Lars Wisløff Sandring" w:date="2023-11-30T21:44:00Z">
              <w:rPr>
                <w:lang w:val="en-US"/>
              </w:rPr>
            </w:rPrChange>
          </w:rPr>
          <w:t xml:space="preserve"> </w:t>
        </w:r>
      </w:ins>
    </w:p>
    <w:p w14:paraId="7839CB96" w14:textId="77777777" w:rsidR="00091616" w:rsidRPr="00E54CDD" w:rsidRDefault="00091616" w:rsidP="00091616">
      <w:pPr>
        <w:pStyle w:val="Heading2"/>
        <w:rPr>
          <w:lang w:val="en-GB"/>
          <w:rPrChange w:id="129" w:author="Vetle Lars Wisløff Sandring" w:date="2023-11-30T21:44:00Z">
            <w:rPr>
              <w:lang w:val="en-US"/>
            </w:rPr>
          </w:rPrChange>
        </w:rPr>
      </w:pPr>
      <w:r w:rsidRPr="00E54CDD">
        <w:rPr>
          <w:lang w:val="en-GB"/>
          <w:rPrChange w:id="130" w:author="Vetle Lars Wisløff Sandring" w:date="2023-11-30T21:44:00Z">
            <w:rPr>
              <w:lang w:val="en-US"/>
            </w:rPr>
          </w:rPrChange>
        </w:rPr>
        <w:t>Earlier research</w:t>
      </w:r>
    </w:p>
    <w:p w14:paraId="5C443AF8" w14:textId="0A8B80D7" w:rsidR="00091616" w:rsidRPr="00E54CDD" w:rsidRDefault="0027258B" w:rsidP="0027258B">
      <w:pPr>
        <w:pStyle w:val="ListParagraph"/>
        <w:numPr>
          <w:ilvl w:val="0"/>
          <w:numId w:val="2"/>
        </w:numPr>
        <w:rPr>
          <w:lang w:val="en-GB"/>
          <w:rPrChange w:id="131" w:author="Vetle Lars Wisløff Sandring" w:date="2023-11-30T21:44:00Z">
            <w:rPr>
              <w:lang w:val="en-US"/>
            </w:rPr>
          </w:rPrChange>
        </w:rPr>
      </w:pPr>
      <w:r w:rsidRPr="00E54CDD">
        <w:rPr>
          <w:lang w:val="en-GB"/>
          <w:rPrChange w:id="132" w:author="Vetle Lars Wisløff Sandring" w:date="2023-11-30T21:44:00Z">
            <w:rPr>
              <w:lang w:val="en-US"/>
            </w:rPr>
          </w:rPrChange>
        </w:rPr>
        <w:t xml:space="preserve">Sigurd know this. </w:t>
      </w:r>
    </w:p>
    <w:p w14:paraId="40971CAD" w14:textId="1373B471" w:rsidR="00091616" w:rsidRPr="00E54CDD" w:rsidRDefault="00091616" w:rsidP="00091616">
      <w:pPr>
        <w:pStyle w:val="Heading2"/>
        <w:rPr>
          <w:lang w:val="en-GB"/>
          <w:rPrChange w:id="133" w:author="Vetle Lars Wisløff Sandring" w:date="2023-11-30T21:44:00Z">
            <w:rPr>
              <w:lang w:val="en-US"/>
            </w:rPr>
          </w:rPrChange>
        </w:rPr>
      </w:pPr>
      <w:bookmarkStart w:id="134" w:name="_Toc149810295"/>
      <w:r w:rsidRPr="00E54CDD">
        <w:rPr>
          <w:lang w:val="en-GB"/>
          <w:rPrChange w:id="135" w:author="Vetle Lars Wisløff Sandring" w:date="2023-11-30T21:44:00Z">
            <w:rPr>
              <w:lang w:val="en-US"/>
            </w:rPr>
          </w:rPrChange>
        </w:rPr>
        <w:t>Research Questions</w:t>
      </w:r>
      <w:bookmarkEnd w:id="134"/>
    </w:p>
    <w:p w14:paraId="3640B4AB" w14:textId="40F8B86C" w:rsidR="00007478" w:rsidRPr="00E54CDD" w:rsidRDefault="00091616" w:rsidP="00563CDA">
      <w:pPr>
        <w:rPr>
          <w:ins w:id="136" w:author="Vetle Lars Wisløff Sandring" w:date="2023-11-30T17:51:00Z"/>
          <w:lang w:val="en-GB"/>
        </w:rPr>
      </w:pPr>
      <w:r w:rsidRPr="00E54CDD">
        <w:rPr>
          <w:lang w:val="en-GB"/>
        </w:rPr>
        <w:t xml:space="preserve">This article focuses on the relationship between collective memories, media and, how </w:t>
      </w:r>
      <w:ins w:id="137" w:author="Vetle Lars Wisløff Sandring" w:date="2023-11-30T19:17:00Z">
        <w:r w:rsidR="006B1FA4" w:rsidRPr="00E54CDD">
          <w:rPr>
            <w:lang w:val="en-GB"/>
          </w:rPr>
          <w:t xml:space="preserve">the collective memory of an event is reflected in </w:t>
        </w:r>
      </w:ins>
      <w:r w:rsidRPr="00E54CDD">
        <w:rPr>
          <w:lang w:val="en-GB"/>
        </w:rPr>
        <w:t>newspapers</w:t>
      </w:r>
      <w:del w:id="138" w:author="Vetle Lars Wisløff Sandring" w:date="2023-11-30T19:17:00Z">
        <w:r w:rsidRPr="00E54CDD" w:rsidDel="006B1FA4">
          <w:rPr>
            <w:lang w:val="en-GB"/>
          </w:rPr>
          <w:delText xml:space="preserve"> can be utilized to access an event's collective memory</w:delText>
        </w:r>
      </w:del>
      <w:r w:rsidRPr="00E54CDD">
        <w:rPr>
          <w:lang w:val="en-GB"/>
        </w:rPr>
        <w:t xml:space="preserve">. We believe that this study can contribute to the field of collective memory in two ways. First, our </w:t>
      </w:r>
      <w:del w:id="139" w:author="Vetle Lars Wisløff Sandring" w:date="2023-11-30T19:18:00Z">
        <w:r w:rsidRPr="00E54CDD" w:rsidDel="006B1FA4">
          <w:rPr>
            <w:lang w:val="en-GB"/>
          </w:rPr>
          <w:delText>large corpus</w:delText>
        </w:r>
      </w:del>
      <w:ins w:id="140" w:author="Vetle Lars Wisløff Sandring" w:date="2023-11-30T19:18:00Z">
        <w:r w:rsidR="006B1FA4" w:rsidRPr="00E54CDD">
          <w:rPr>
            <w:lang w:val="en-GB"/>
          </w:rPr>
          <w:t>data</w:t>
        </w:r>
      </w:ins>
      <w:r w:rsidRPr="00E54CDD">
        <w:rPr>
          <w:lang w:val="en-GB"/>
        </w:rPr>
        <w:t xml:space="preserve"> will address the critiques that studies of collective memory are </w:t>
      </w:r>
      <w:ins w:id="141" w:author="Vetle Lars Wisløff Sandring" w:date="2023-11-30T19:18:00Z">
        <w:r w:rsidR="006B1FA4" w:rsidRPr="00E54CDD">
          <w:rPr>
            <w:lang w:val="en-GB"/>
          </w:rPr>
          <w:t>b</w:t>
        </w:r>
      </w:ins>
      <w:ins w:id="142" w:author="Vetle Lars Wisløff Sandring" w:date="2023-11-30T19:19:00Z">
        <w:r w:rsidR="006B1FA4" w:rsidRPr="00E54CDD">
          <w:rPr>
            <w:lang w:val="en-GB"/>
          </w:rPr>
          <w:t xml:space="preserve">oth </w:t>
        </w:r>
      </w:ins>
      <w:del w:id="143" w:author="Vetle Lars Wisløff Sandring" w:date="2023-11-30T19:18:00Z">
        <w:r w:rsidRPr="00E54CDD" w:rsidDel="006B1FA4">
          <w:rPr>
            <w:lang w:val="en-GB"/>
          </w:rPr>
          <w:delText xml:space="preserve">I) </w:delText>
        </w:r>
      </w:del>
      <w:r w:rsidRPr="00E54CDD">
        <w:rPr>
          <w:lang w:val="en-GB"/>
        </w:rPr>
        <w:t>reductionist of the complex process which forms memory</w:t>
      </w:r>
      <w:ins w:id="144" w:author="Vetle Lars Wisløff Sandring" w:date="2023-11-30T19:18:00Z">
        <w:r w:rsidR="006B1FA4" w:rsidRPr="00E54CDD">
          <w:rPr>
            <w:lang w:val="en-GB"/>
          </w:rPr>
          <w:t>,</w:t>
        </w:r>
      </w:ins>
      <w:r w:rsidRPr="00E54CDD">
        <w:rPr>
          <w:lang w:val="en-GB"/>
        </w:rPr>
        <w:t xml:space="preserve"> and</w:t>
      </w:r>
      <w:del w:id="145" w:author="Vetle Lars Wisløff Sandring" w:date="2023-11-30T19:19:00Z">
        <w:r w:rsidRPr="00E54CDD" w:rsidDel="006B1FA4">
          <w:rPr>
            <w:lang w:val="en-GB"/>
          </w:rPr>
          <w:delText xml:space="preserve"> II)</w:delText>
        </w:r>
      </w:del>
      <w:r w:rsidRPr="00E54CDD">
        <w:rPr>
          <w:lang w:val="en-GB"/>
        </w:rPr>
        <w:t xml:space="preserve"> that collective memories are always homogenous within a group.</w:t>
      </w:r>
      <w:r w:rsidRPr="00E54CDD">
        <w:rPr>
          <w:vertAlign w:val="superscript"/>
          <w:lang w:val="en-GB"/>
        </w:rPr>
        <w:footnoteReference w:id="3"/>
      </w:r>
      <w:r w:rsidRPr="00E54CDD">
        <w:rPr>
          <w:lang w:val="en-GB"/>
        </w:rPr>
        <w:t xml:space="preserve"> </w:t>
      </w:r>
    </w:p>
    <w:p w14:paraId="69C7E3C1" w14:textId="77777777" w:rsidR="00007478" w:rsidRPr="00E54CDD" w:rsidRDefault="00007478" w:rsidP="00563CDA">
      <w:pPr>
        <w:rPr>
          <w:ins w:id="165" w:author="Vetle Lars Wisløff Sandring" w:date="2023-11-30T17:51:00Z"/>
          <w:lang w:val="en-GB"/>
        </w:rPr>
      </w:pPr>
    </w:p>
    <w:p w14:paraId="0033F7DC" w14:textId="5989AB29" w:rsidR="00091616" w:rsidRPr="00E54CDD" w:rsidRDefault="00091616" w:rsidP="00091616">
      <w:pPr>
        <w:rPr>
          <w:ins w:id="166" w:author="Vetle Lars Wisløff Sandring" w:date="2023-11-30T17:51:00Z"/>
          <w:i/>
          <w:iCs/>
          <w:lang w:val="en-GB"/>
          <w:rPrChange w:id="167" w:author="Vetle Lars Wisløff Sandring" w:date="2023-11-30T21:44:00Z">
            <w:rPr>
              <w:ins w:id="168" w:author="Vetle Lars Wisløff Sandring" w:date="2023-11-30T17:51:00Z"/>
              <w:i/>
              <w:iCs/>
              <w:lang w:val="en-US"/>
            </w:rPr>
          </w:rPrChange>
        </w:rPr>
      </w:pPr>
      <w:r w:rsidRPr="00E54CDD">
        <w:rPr>
          <w:lang w:val="en-GB"/>
        </w:rPr>
        <w:t xml:space="preserve">Secondly, </w:t>
      </w:r>
      <w:del w:id="169" w:author="Vetle Lars Wisløff Sandring" w:date="2023-11-30T19:19:00Z">
        <w:r w:rsidRPr="00E54CDD" w:rsidDel="006B1FA4">
          <w:rPr>
            <w:lang w:val="en-GB"/>
          </w:rPr>
          <w:delText>the article</w:delText>
        </w:r>
      </w:del>
      <w:ins w:id="170" w:author="Vetle Lars Wisløff Sandring" w:date="2023-11-30T19:19:00Z">
        <w:r w:rsidR="006B1FA4" w:rsidRPr="00E54CDD">
          <w:rPr>
            <w:lang w:val="en-GB"/>
          </w:rPr>
          <w:t>we</w:t>
        </w:r>
      </w:ins>
      <w:r w:rsidRPr="00E54CDD">
        <w:rPr>
          <w:lang w:val="en-GB"/>
        </w:rPr>
        <w:t xml:space="preserve"> aim</w:t>
      </w:r>
      <w:del w:id="171" w:author="Vetle Lars Wisløff Sandring" w:date="2023-11-30T19:19:00Z">
        <w:r w:rsidRPr="00E54CDD" w:rsidDel="006B1FA4">
          <w:rPr>
            <w:lang w:val="en-GB"/>
          </w:rPr>
          <w:delText>s</w:delText>
        </w:r>
      </w:del>
      <w:r w:rsidRPr="00E54CDD">
        <w:rPr>
          <w:lang w:val="en-GB"/>
        </w:rPr>
        <w:t xml:space="preserve"> to g</w:t>
      </w:r>
      <w:ins w:id="172" w:author="Vetle Lars Wisløff Sandring" w:date="2023-11-30T19:19:00Z">
        <w:r w:rsidR="006B1FA4" w:rsidRPr="00E54CDD">
          <w:rPr>
            <w:lang w:val="en-GB"/>
          </w:rPr>
          <w:t>et</w:t>
        </w:r>
      </w:ins>
      <w:del w:id="173" w:author="Vetle Lars Wisløff Sandring" w:date="2023-11-30T19:19:00Z">
        <w:r w:rsidRPr="00E54CDD" w:rsidDel="006B1FA4">
          <w:rPr>
            <w:lang w:val="en-GB"/>
          </w:rPr>
          <w:delText>ain</w:delText>
        </w:r>
      </w:del>
      <w:r w:rsidRPr="00E54CDD">
        <w:rPr>
          <w:lang w:val="en-GB"/>
        </w:rPr>
        <w:t xml:space="preserve"> theoretical insights into how multiple and conflicting memories of a contemporary conflict evolve and interact in newspapers, and whether the narratives remain divided or are </w:t>
      </w:r>
      <w:del w:id="174" w:author="Vetle Lars Wisløff Sandring" w:date="2023-11-30T19:19:00Z">
        <w:r w:rsidRPr="00E54CDD" w:rsidDel="006B1FA4">
          <w:rPr>
            <w:lang w:val="en-GB"/>
          </w:rPr>
          <w:delText xml:space="preserve">united </w:delText>
        </w:r>
      </w:del>
      <w:ins w:id="175" w:author="Vetle Lars Wisløff Sandring" w:date="2023-11-30T19:19:00Z">
        <w:r w:rsidR="006B1FA4" w:rsidRPr="00E54CDD">
          <w:rPr>
            <w:lang w:val="en-GB"/>
          </w:rPr>
          <w:t>cons</w:t>
        </w:r>
      </w:ins>
      <w:ins w:id="176" w:author="Vetle Lars Wisløff Sandring" w:date="2023-11-30T19:20:00Z">
        <w:r w:rsidR="006B1FA4" w:rsidRPr="00E54CDD">
          <w:rPr>
            <w:lang w:val="en-GB"/>
          </w:rPr>
          <w:t>olidated</w:t>
        </w:r>
      </w:ins>
      <w:ins w:id="177" w:author="Vetle Lars Wisløff Sandring" w:date="2023-11-30T19:19:00Z">
        <w:r w:rsidR="006B1FA4" w:rsidRPr="00E54CDD">
          <w:rPr>
            <w:lang w:val="en-GB"/>
          </w:rPr>
          <w:t xml:space="preserve"> </w:t>
        </w:r>
      </w:ins>
      <w:r w:rsidRPr="00E54CDD">
        <w:rPr>
          <w:lang w:val="en-GB"/>
        </w:rPr>
        <w:t>into one coherent story. The article's research question</w:t>
      </w:r>
      <w:ins w:id="178" w:author="Vetle Lars Wisløff Sandring" w:date="2023-11-30T19:20:00Z">
        <w:r w:rsidR="006B1FA4" w:rsidRPr="00E54CDD">
          <w:rPr>
            <w:lang w:val="en-GB"/>
          </w:rPr>
          <w:t>s</w:t>
        </w:r>
      </w:ins>
      <w:r w:rsidRPr="00E54CDD">
        <w:rPr>
          <w:lang w:val="en-GB"/>
        </w:rPr>
        <w:t xml:space="preserve"> </w:t>
      </w:r>
      <w:ins w:id="179" w:author="Vetle Lars Wisløff Sandring" w:date="2023-11-30T19:20:00Z">
        <w:r w:rsidR="006B1FA4" w:rsidRPr="00E54CDD">
          <w:rPr>
            <w:lang w:val="en-GB"/>
          </w:rPr>
          <w:t>are thus</w:t>
        </w:r>
      </w:ins>
      <w:del w:id="180" w:author="Vetle Lars Wisløff Sandring" w:date="2023-11-30T19:20:00Z">
        <w:r w:rsidRPr="00E54CDD" w:rsidDel="006B1FA4">
          <w:rPr>
            <w:lang w:val="en-GB"/>
          </w:rPr>
          <w:delText>is</w:delText>
        </w:r>
      </w:del>
      <w:r w:rsidRPr="00E54CDD">
        <w:rPr>
          <w:lang w:val="en-GB"/>
        </w:rPr>
        <w:t xml:space="preserve">: </w:t>
      </w:r>
      <w:r w:rsidRPr="00E54CDD">
        <w:rPr>
          <w:i/>
          <w:iCs/>
          <w:lang w:val="en-GB"/>
        </w:rPr>
        <w:t xml:space="preserve">How is the Alta-controversy made relevant in newspapers after the event? And does this, in turn, consolidate the memory of the event? </w:t>
      </w:r>
      <w:r w:rsidRPr="00E54CDD">
        <w:rPr>
          <w:i/>
          <w:iCs/>
          <w:lang w:val="en-GB"/>
          <w:rPrChange w:id="181" w:author="Vetle Lars Wisløff Sandring" w:date="2023-11-30T21:44:00Z">
            <w:rPr>
              <w:i/>
              <w:iCs/>
              <w:lang w:val="en-US"/>
            </w:rPr>
          </w:rPrChange>
        </w:rPr>
        <w:t>Are there any thematic, temporal, spatial or editorial patterns?</w:t>
      </w:r>
    </w:p>
    <w:p w14:paraId="640A4390" w14:textId="77777777" w:rsidR="00007478" w:rsidRPr="00E54CDD" w:rsidRDefault="00007478" w:rsidP="00091616">
      <w:pPr>
        <w:rPr>
          <w:ins w:id="182" w:author="Vetle Lars Wisløff Sandring" w:date="2023-11-30T17:51:00Z"/>
          <w:i/>
          <w:iCs/>
          <w:lang w:val="en-GB"/>
          <w:rPrChange w:id="183" w:author="Vetle Lars Wisløff Sandring" w:date="2023-11-30T21:44:00Z">
            <w:rPr>
              <w:ins w:id="184" w:author="Vetle Lars Wisløff Sandring" w:date="2023-11-30T17:51:00Z"/>
              <w:i/>
              <w:iCs/>
              <w:lang w:val="en-US"/>
            </w:rPr>
          </w:rPrChange>
        </w:rPr>
      </w:pPr>
    </w:p>
    <w:p w14:paraId="64B872AF" w14:textId="124EBBEA" w:rsidR="00091616" w:rsidRPr="00E54CDD" w:rsidRDefault="00091616" w:rsidP="00091616">
      <w:pPr>
        <w:rPr>
          <w:lang w:val="en-GB"/>
          <w:rPrChange w:id="185" w:author="Vetle Lars Wisløff Sandring" w:date="2023-11-30T21:44:00Z">
            <w:rPr>
              <w:lang w:val="en-US"/>
            </w:rPr>
          </w:rPrChange>
        </w:rPr>
      </w:pPr>
      <w:commentRangeStart w:id="186"/>
      <w:r w:rsidRPr="00E54CDD">
        <w:rPr>
          <w:lang w:val="en-GB"/>
          <w:rPrChange w:id="187" w:author="Vetle Lars Wisløff Sandring" w:date="2023-11-30T21:44:00Z">
            <w:rPr>
              <w:lang w:val="en-US"/>
            </w:rPr>
          </w:rPrChange>
        </w:rPr>
        <w:t xml:space="preserve">Today, the Alta-controversy is </w:t>
      </w:r>
      <w:del w:id="188" w:author="Vetle Lars Wisløff Sandring" w:date="2023-11-30T19:25:00Z">
        <w:r w:rsidRPr="00E54CDD" w:rsidDel="00740044">
          <w:rPr>
            <w:lang w:val="en-GB"/>
            <w:rPrChange w:id="189" w:author="Vetle Lars Wisløff Sandring" w:date="2023-11-30T21:44:00Z">
              <w:rPr>
                <w:lang w:val="en-US"/>
              </w:rPr>
            </w:rPrChange>
          </w:rPr>
          <w:delText xml:space="preserve">primarily </w:delText>
        </w:r>
      </w:del>
      <w:ins w:id="190" w:author="Vetle Lars Wisløff Sandring" w:date="2023-11-30T19:25:00Z">
        <w:r w:rsidR="00740044" w:rsidRPr="00E54CDD">
          <w:rPr>
            <w:lang w:val="en-GB"/>
            <w:rPrChange w:id="191" w:author="Vetle Lars Wisløff Sandring" w:date="2023-11-30T21:44:00Z">
              <w:rPr>
                <w:lang w:val="en-US"/>
              </w:rPr>
            </w:rPrChange>
          </w:rPr>
          <w:t xml:space="preserve">often </w:t>
        </w:r>
      </w:ins>
      <w:r w:rsidRPr="00E54CDD">
        <w:rPr>
          <w:lang w:val="en-GB"/>
          <w:rPrChange w:id="192" w:author="Vetle Lars Wisløff Sandring" w:date="2023-11-30T21:44:00Z">
            <w:rPr>
              <w:lang w:val="en-US"/>
            </w:rPr>
          </w:rPrChange>
        </w:rPr>
        <w:t xml:space="preserve">mentioned in the context of the development of </w:t>
      </w:r>
      <w:del w:id="193" w:author="Vetle Lars Wisløff Sandring" w:date="2023-11-30T21:25:00Z">
        <w:r w:rsidRPr="00E54CDD" w:rsidDel="00E060C0">
          <w:rPr>
            <w:lang w:val="en-GB"/>
            <w:rPrChange w:id="194" w:author="Vetle Lars Wisløff Sandring" w:date="2023-11-30T21:44:00Z">
              <w:rPr>
                <w:lang w:val="en-US"/>
              </w:rPr>
            </w:rPrChange>
          </w:rPr>
          <w:delText>Sami</w:delText>
        </w:r>
      </w:del>
      <w:ins w:id="195" w:author="Vetle Lars Wisløff Sandring" w:date="2023-11-30T21:25:00Z">
        <w:r w:rsidR="00E060C0" w:rsidRPr="00E54CDD">
          <w:rPr>
            <w:lang w:val="en-GB"/>
          </w:rPr>
          <w:t>Sámi</w:t>
        </w:r>
      </w:ins>
      <w:r w:rsidRPr="00E54CDD">
        <w:rPr>
          <w:lang w:val="en-GB"/>
          <w:rPrChange w:id="196" w:author="Vetle Lars Wisløff Sandring" w:date="2023-11-30T21:44:00Z">
            <w:rPr>
              <w:lang w:val="en-US"/>
            </w:rPr>
          </w:rPrChange>
        </w:rPr>
        <w:t xml:space="preserve"> political and juridical </w:t>
      </w:r>
      <w:del w:id="197" w:author="Vetle Lars Wisløff Sandring" w:date="2023-11-30T21:55:00Z">
        <w:r w:rsidRPr="00E54CDD" w:rsidDel="00EC2A47">
          <w:rPr>
            <w:lang w:val="en-GB"/>
            <w:rPrChange w:id="198" w:author="Vetle Lars Wisløff Sandring" w:date="2023-11-30T21:44:00Z">
              <w:rPr>
                <w:lang w:val="en-US"/>
              </w:rPr>
            </w:rPrChange>
          </w:rPr>
          <w:delText>rights(</w:delText>
        </w:r>
      </w:del>
      <w:ins w:id="199" w:author="Vetle Lars Wisløff Sandring" w:date="2023-11-30T21:55:00Z">
        <w:r w:rsidR="00EC2A47" w:rsidRPr="00EC2A47">
          <w:rPr>
            <w:lang w:val="en-GB"/>
          </w:rPr>
          <w:t>rights (</w:t>
        </w:r>
      </w:ins>
      <w:r w:rsidRPr="00EC2A47">
        <w:rPr>
          <w:highlight w:val="yellow"/>
          <w:lang w:val="en-GB"/>
          <w:rPrChange w:id="200" w:author="Vetle Lars Wisløff Sandring" w:date="2023-11-30T21:52:00Z">
            <w:rPr>
              <w:lang w:val="en-US"/>
            </w:rPr>
          </w:rPrChange>
        </w:rPr>
        <w:t>ref article</w:t>
      </w:r>
      <w:r w:rsidRPr="00E54CDD">
        <w:rPr>
          <w:highlight w:val="yellow"/>
          <w:lang w:val="en-GB"/>
          <w:rPrChange w:id="201" w:author="Vetle Lars Wisløff Sandring" w:date="2023-11-30T21:44:00Z">
            <w:rPr>
              <w:lang w:val="en-US"/>
            </w:rPr>
          </w:rPrChange>
        </w:rPr>
        <w:t>).</w:t>
      </w:r>
      <w:r w:rsidRPr="00E54CDD">
        <w:rPr>
          <w:lang w:val="en-GB"/>
          <w:rPrChange w:id="202" w:author="Vetle Lars Wisløff Sandring" w:date="2023-11-30T21:44:00Z">
            <w:rPr>
              <w:lang w:val="en-US"/>
            </w:rPr>
          </w:rPrChange>
        </w:rPr>
        <w:t xml:space="preserve"> Therefore, a hypothesis that guides this research question is that the later development of </w:t>
      </w:r>
      <w:del w:id="203" w:author="Vetle Lars Wisløff Sandring" w:date="2023-11-30T21:25:00Z">
        <w:r w:rsidRPr="00E54CDD" w:rsidDel="00E060C0">
          <w:rPr>
            <w:lang w:val="en-GB"/>
            <w:rPrChange w:id="204" w:author="Vetle Lars Wisløff Sandring" w:date="2023-11-30T21:44:00Z">
              <w:rPr>
                <w:lang w:val="en-US"/>
              </w:rPr>
            </w:rPrChange>
          </w:rPr>
          <w:delText>Sami</w:delText>
        </w:r>
      </w:del>
      <w:ins w:id="205" w:author="Vetle Lars Wisløff Sandring" w:date="2023-11-30T21:25:00Z">
        <w:r w:rsidR="00E060C0" w:rsidRPr="00E54CDD">
          <w:rPr>
            <w:lang w:val="en-GB"/>
          </w:rPr>
          <w:t>Sámi</w:t>
        </w:r>
      </w:ins>
      <w:r w:rsidRPr="00E54CDD">
        <w:rPr>
          <w:lang w:val="en-GB"/>
          <w:rPrChange w:id="206" w:author="Vetle Lars Wisløff Sandring" w:date="2023-11-30T21:44:00Z">
            <w:rPr>
              <w:lang w:val="en-US"/>
            </w:rPr>
          </w:rPrChange>
        </w:rPr>
        <w:t xml:space="preserve"> rights has had great influence on the collective memory of the Alta-controversy. This thesis is grounded in narrative theory, which emphasizes that all stories must remain coherent to the intended meaning or moral of the </w:t>
      </w:r>
      <w:del w:id="207" w:author="Vetle Lars Wisløff Sandring" w:date="2023-11-30T21:55:00Z">
        <w:r w:rsidRPr="00E54CDD" w:rsidDel="00EC2A47">
          <w:rPr>
            <w:lang w:val="en-GB"/>
            <w:rPrChange w:id="208" w:author="Vetle Lars Wisløff Sandring" w:date="2023-11-30T21:44:00Z">
              <w:rPr>
                <w:lang w:val="en-US"/>
              </w:rPr>
            </w:rPrChange>
          </w:rPr>
          <w:delText>narrative.(</w:delText>
        </w:r>
      </w:del>
      <w:ins w:id="209" w:author="Vetle Lars Wisløff Sandring" w:date="2023-11-30T21:55:00Z">
        <w:r w:rsidR="00EC2A47" w:rsidRPr="00EC2A47">
          <w:rPr>
            <w:lang w:val="en-GB"/>
          </w:rPr>
          <w:t>narrative. (</w:t>
        </w:r>
      </w:ins>
      <w:del w:id="210" w:author="Vetle Lars Wisløff Sandring" w:date="2023-11-30T21:52:00Z">
        <w:r w:rsidRPr="00E54CDD" w:rsidDel="00EC2A47">
          <w:rPr>
            <w:lang w:val="en-GB"/>
            <w:rPrChange w:id="211" w:author="Vetle Lars Wisløff Sandring" w:date="2023-11-30T21:44:00Z">
              <w:rPr>
                <w:lang w:val="en-US"/>
              </w:rPr>
            </w:rPrChange>
          </w:rPr>
          <w:delText>r</w:delText>
        </w:r>
        <w:r w:rsidRPr="00E54CDD" w:rsidDel="00EC2A47">
          <w:rPr>
            <w:highlight w:val="yellow"/>
            <w:lang w:val="en-GB"/>
            <w:rPrChange w:id="212" w:author="Vetle Lars Wisløff Sandring" w:date="2023-11-30T21:44:00Z">
              <w:rPr>
                <w:lang w:val="en-US"/>
              </w:rPr>
            </w:rPrChange>
          </w:rPr>
          <w:delText>eferanse</w:delText>
        </w:r>
      </w:del>
      <w:ins w:id="213" w:author="Vetle Lars Wisløff Sandring" w:date="2023-11-30T21:52:00Z">
        <w:r w:rsidR="00EC2A47" w:rsidRPr="00EC2A47">
          <w:rPr>
            <w:lang w:val="en-GB"/>
          </w:rPr>
          <w:t>r</w:t>
        </w:r>
        <w:r w:rsidR="00EC2A47" w:rsidRPr="00EC2A47">
          <w:rPr>
            <w:highlight w:val="yellow"/>
            <w:lang w:val="en-GB"/>
          </w:rPr>
          <w:t>eference</w:t>
        </w:r>
      </w:ins>
      <w:r w:rsidRPr="00E54CDD">
        <w:rPr>
          <w:highlight w:val="yellow"/>
          <w:lang w:val="en-GB"/>
          <w:rPrChange w:id="214" w:author="Vetle Lars Wisløff Sandring" w:date="2023-11-30T21:44:00Z">
            <w:rPr>
              <w:lang w:val="en-US"/>
            </w:rPr>
          </w:rPrChange>
        </w:rPr>
        <w:t>)</w:t>
      </w:r>
      <w:r w:rsidRPr="00E54CDD">
        <w:rPr>
          <w:lang w:val="en-GB"/>
          <w:rPrChange w:id="215" w:author="Vetle Lars Wisløff Sandring" w:date="2023-11-30T21:44:00Z">
            <w:rPr>
              <w:lang w:val="en-US"/>
            </w:rPr>
          </w:rPrChange>
        </w:rPr>
        <w:t xml:space="preserve"> Collective memories are retrospective stories in the sense that the meaning derives from the present, and the narrative is subsequently adapted to fit </w:t>
      </w:r>
      <w:del w:id="216" w:author="Vetle Lars Wisløff Sandring" w:date="2023-11-30T19:21:00Z">
        <w:r w:rsidRPr="00E54CDD" w:rsidDel="00740044">
          <w:rPr>
            <w:lang w:val="en-GB"/>
            <w:rPrChange w:id="217" w:author="Vetle Lars Wisløff Sandring" w:date="2023-11-30T21:44:00Z">
              <w:rPr>
                <w:lang w:val="en-US"/>
              </w:rPr>
            </w:rPrChange>
          </w:rPr>
          <w:delText xml:space="preserve">this </w:delText>
        </w:r>
      </w:del>
      <w:ins w:id="218" w:author="Vetle Lars Wisløff Sandring" w:date="2023-11-30T19:21:00Z">
        <w:r w:rsidR="00740044" w:rsidRPr="00E54CDD">
          <w:rPr>
            <w:lang w:val="en-GB"/>
            <w:rPrChange w:id="219" w:author="Vetle Lars Wisløff Sandring" w:date="2023-11-30T21:44:00Z">
              <w:rPr>
                <w:lang w:val="en-US"/>
              </w:rPr>
            </w:rPrChange>
          </w:rPr>
          <w:t>the prese</w:t>
        </w:r>
      </w:ins>
      <w:ins w:id="220" w:author="Vetle Lars Wisløff Sandring" w:date="2023-11-30T19:22:00Z">
        <w:r w:rsidR="00740044" w:rsidRPr="00E54CDD">
          <w:rPr>
            <w:lang w:val="en-GB"/>
            <w:rPrChange w:id="221" w:author="Vetle Lars Wisløff Sandring" w:date="2023-11-30T21:44:00Z">
              <w:rPr>
                <w:lang w:val="en-US"/>
              </w:rPr>
            </w:rPrChange>
          </w:rPr>
          <w:t xml:space="preserve">nt </w:t>
        </w:r>
      </w:ins>
      <w:r w:rsidRPr="00E54CDD">
        <w:rPr>
          <w:lang w:val="en-GB"/>
          <w:rPrChange w:id="222" w:author="Vetle Lars Wisløff Sandring" w:date="2023-11-30T21:44:00Z">
            <w:rPr>
              <w:lang w:val="en-US"/>
            </w:rPr>
          </w:rPrChange>
        </w:rPr>
        <w:t>meaning. (</w:t>
      </w:r>
      <w:del w:id="223" w:author="Vetle Lars Wisløff Sandring" w:date="2023-11-30T21:52:00Z">
        <w:r w:rsidRPr="00E54CDD" w:rsidDel="00EC2A47">
          <w:rPr>
            <w:highlight w:val="yellow"/>
            <w:lang w:val="en-GB"/>
            <w:rPrChange w:id="224" w:author="Vetle Lars Wisløff Sandring" w:date="2023-11-30T21:44:00Z">
              <w:rPr>
                <w:lang w:val="en-US"/>
              </w:rPr>
            </w:rPrChange>
          </w:rPr>
          <w:delText>referanse</w:delText>
        </w:r>
      </w:del>
      <w:ins w:id="225" w:author="Vetle Lars Wisløff Sandring" w:date="2023-11-30T21:52:00Z">
        <w:r w:rsidR="00EC2A47" w:rsidRPr="00EC2A47">
          <w:rPr>
            <w:highlight w:val="yellow"/>
            <w:lang w:val="en-GB"/>
          </w:rPr>
          <w:t>reference</w:t>
        </w:r>
      </w:ins>
      <w:r w:rsidRPr="00E54CDD">
        <w:rPr>
          <w:lang w:val="en-GB"/>
          <w:rPrChange w:id="226" w:author="Vetle Lars Wisløff Sandring" w:date="2023-11-30T21:44:00Z">
            <w:rPr>
              <w:lang w:val="en-US"/>
            </w:rPr>
          </w:rPrChange>
        </w:rPr>
        <w:t xml:space="preserve">) Using this </w:t>
      </w:r>
      <w:del w:id="227" w:author="Vetle Lars Wisløff Sandring" w:date="2023-11-30T19:22:00Z">
        <w:r w:rsidRPr="00E54CDD" w:rsidDel="00740044">
          <w:rPr>
            <w:lang w:val="en-GB"/>
            <w:rPrChange w:id="228" w:author="Vetle Lars Wisløff Sandring" w:date="2023-11-30T21:44:00Z">
              <w:rPr>
                <w:lang w:val="en-US"/>
              </w:rPr>
            </w:rPrChange>
          </w:rPr>
          <w:delText>logic</w:delText>
        </w:r>
      </w:del>
      <w:ins w:id="229" w:author="Vetle Lars Wisløff Sandring" w:date="2023-11-30T19:22:00Z">
        <w:r w:rsidR="00740044" w:rsidRPr="00E54CDD">
          <w:rPr>
            <w:lang w:val="en-GB"/>
            <w:rPrChange w:id="230" w:author="Vetle Lars Wisløff Sandring" w:date="2023-11-30T21:44:00Z">
              <w:rPr>
                <w:lang w:val="en-US"/>
              </w:rPr>
            </w:rPrChange>
          </w:rPr>
          <w:t>as a starting point</w:t>
        </w:r>
      </w:ins>
      <w:r w:rsidRPr="00E54CDD">
        <w:rPr>
          <w:lang w:val="en-GB"/>
          <w:rPrChange w:id="231" w:author="Vetle Lars Wisløff Sandring" w:date="2023-11-30T21:44:00Z">
            <w:rPr>
              <w:lang w:val="en-US"/>
            </w:rPr>
          </w:rPrChange>
        </w:rPr>
        <w:t>, the memory of the Alta-controversy has gradually become shaped by the</w:t>
      </w:r>
      <w:ins w:id="232" w:author="Vetle Lars Wisløff Sandring" w:date="2023-11-30T19:23:00Z">
        <w:r w:rsidR="00740044" w:rsidRPr="00E54CDD">
          <w:rPr>
            <w:lang w:val="en-GB"/>
            <w:rPrChange w:id="233" w:author="Vetle Lars Wisløff Sandring" w:date="2023-11-30T21:44:00Z">
              <w:rPr>
                <w:lang w:val="en-US"/>
              </w:rPr>
            </w:rPrChange>
          </w:rPr>
          <w:t xml:space="preserve"> (false)</w:t>
        </w:r>
      </w:ins>
      <w:r w:rsidRPr="00E54CDD">
        <w:rPr>
          <w:lang w:val="en-GB"/>
          <w:rPrChange w:id="234" w:author="Vetle Lars Wisløff Sandring" w:date="2023-11-30T21:44:00Z">
            <w:rPr>
              <w:lang w:val="en-US"/>
            </w:rPr>
          </w:rPrChange>
        </w:rPr>
        <w:t xml:space="preserve"> </w:t>
      </w:r>
      <w:del w:id="235" w:author="Vetle Lars Wisløff Sandring" w:date="2023-11-30T19:22:00Z">
        <w:r w:rsidRPr="00E54CDD" w:rsidDel="00740044">
          <w:rPr>
            <w:lang w:val="en-GB"/>
            <w:rPrChange w:id="236" w:author="Vetle Lars Wisløff Sandring" w:date="2023-11-30T21:44:00Z">
              <w:rPr>
                <w:lang w:val="en-US"/>
              </w:rPr>
            </w:rPrChange>
          </w:rPr>
          <w:delText xml:space="preserve">notion </w:delText>
        </w:r>
      </w:del>
      <w:ins w:id="237" w:author="Vetle Lars Wisløff Sandring" w:date="2023-11-30T19:22:00Z">
        <w:r w:rsidR="00740044" w:rsidRPr="00E54CDD">
          <w:rPr>
            <w:lang w:val="en-GB"/>
            <w:rPrChange w:id="238" w:author="Vetle Lars Wisløff Sandring" w:date="2023-11-30T21:44:00Z">
              <w:rPr>
                <w:lang w:val="en-US"/>
              </w:rPr>
            </w:rPrChange>
          </w:rPr>
          <w:t xml:space="preserve">idea </w:t>
        </w:r>
      </w:ins>
      <w:r w:rsidRPr="00E54CDD">
        <w:rPr>
          <w:lang w:val="en-GB"/>
          <w:rPrChange w:id="239" w:author="Vetle Lars Wisløff Sandring" w:date="2023-11-30T21:44:00Z">
            <w:rPr>
              <w:lang w:val="en-US"/>
            </w:rPr>
          </w:rPrChange>
        </w:rPr>
        <w:t xml:space="preserve">that it marked a starting point of the development of </w:t>
      </w:r>
      <w:del w:id="240" w:author="Vetle Lars Wisløff Sandring" w:date="2023-11-30T21:25:00Z">
        <w:r w:rsidRPr="00E54CDD" w:rsidDel="00E060C0">
          <w:rPr>
            <w:lang w:val="en-GB"/>
            <w:rPrChange w:id="241" w:author="Vetle Lars Wisløff Sandring" w:date="2023-11-30T21:44:00Z">
              <w:rPr>
                <w:lang w:val="en-US"/>
              </w:rPr>
            </w:rPrChange>
          </w:rPr>
          <w:delText>Sami</w:delText>
        </w:r>
      </w:del>
      <w:ins w:id="242" w:author="Vetle Lars Wisløff Sandring" w:date="2023-11-30T21:25:00Z">
        <w:r w:rsidR="00E060C0" w:rsidRPr="00E54CDD">
          <w:rPr>
            <w:lang w:val="en-GB"/>
          </w:rPr>
          <w:t>Sámi</w:t>
        </w:r>
      </w:ins>
      <w:r w:rsidRPr="00E54CDD">
        <w:rPr>
          <w:lang w:val="en-GB"/>
          <w:rPrChange w:id="243" w:author="Vetle Lars Wisløff Sandring" w:date="2023-11-30T21:44:00Z">
            <w:rPr>
              <w:lang w:val="en-US"/>
            </w:rPr>
          </w:rPrChange>
        </w:rPr>
        <w:t xml:space="preserve"> rights.</w:t>
      </w:r>
      <w:ins w:id="244" w:author="Vetle Lars Wisløff Sandring" w:date="2023-11-30T19:24:00Z">
        <w:r w:rsidR="00740044" w:rsidRPr="00E54CDD">
          <w:rPr>
            <w:rStyle w:val="FootnoteReference"/>
            <w:lang w:val="en-GB"/>
            <w:rPrChange w:id="245" w:author="Vetle Lars Wisløff Sandring" w:date="2023-11-30T21:44:00Z">
              <w:rPr>
                <w:rStyle w:val="FootnoteReference"/>
                <w:lang w:val="en-US"/>
              </w:rPr>
            </w:rPrChange>
          </w:rPr>
          <w:footnoteReference w:id="4"/>
        </w:r>
      </w:ins>
      <w:r w:rsidRPr="00E54CDD">
        <w:rPr>
          <w:lang w:val="en-GB"/>
          <w:rPrChange w:id="251" w:author="Vetle Lars Wisløff Sandring" w:date="2023-11-30T21:44:00Z">
            <w:rPr>
              <w:lang w:val="en-US"/>
            </w:rPr>
          </w:rPrChange>
        </w:rPr>
        <w:t xml:space="preserve"> This way, later development has had great retrodictive power on the memory of the Alta-controversy and made other possible interpretations of the event obsolete. </w:t>
      </w:r>
      <w:commentRangeEnd w:id="186"/>
      <w:r w:rsidR="004544F6" w:rsidRPr="00E54CDD">
        <w:rPr>
          <w:rStyle w:val="CommentReference"/>
          <w:lang w:val="en-GB"/>
          <w:rPrChange w:id="252" w:author="Vetle Lars Wisløff Sandring" w:date="2023-11-30T21:44:00Z">
            <w:rPr>
              <w:rStyle w:val="CommentReference"/>
              <w:lang w:val="en-US"/>
            </w:rPr>
          </w:rPrChange>
        </w:rPr>
        <w:commentReference w:id="186"/>
      </w:r>
    </w:p>
    <w:p w14:paraId="5734ABA8" w14:textId="77777777" w:rsidR="00091616" w:rsidRPr="00E54CDD" w:rsidRDefault="00091616" w:rsidP="00091616">
      <w:pPr>
        <w:rPr>
          <w:lang w:val="en-GB"/>
          <w:rPrChange w:id="253" w:author="Vetle Lars Wisløff Sandring" w:date="2023-11-30T21:44:00Z">
            <w:rPr>
              <w:lang w:val="en-US"/>
            </w:rPr>
          </w:rPrChange>
        </w:rPr>
      </w:pPr>
    </w:p>
    <w:p w14:paraId="0CD4C9AE" w14:textId="77777777" w:rsidR="00091616" w:rsidRPr="00E54CDD" w:rsidDel="009E39E7" w:rsidRDefault="00091616" w:rsidP="00091616">
      <w:pPr>
        <w:numPr>
          <w:ilvl w:val="0"/>
          <w:numId w:val="1"/>
        </w:numPr>
        <w:spacing w:after="160"/>
        <w:rPr>
          <w:del w:id="254" w:author="Sigurd Sælthun" w:date="2023-11-20T21:28:00Z"/>
          <w:lang w:val="en-GB"/>
          <w:rPrChange w:id="255" w:author="Vetle Lars Wisløff Sandring" w:date="2023-11-30T21:44:00Z">
            <w:rPr>
              <w:del w:id="256" w:author="Sigurd Sælthun" w:date="2023-11-20T21:28:00Z"/>
              <w:lang w:val="nb-NO"/>
            </w:rPr>
          </w:rPrChange>
        </w:rPr>
      </w:pPr>
    </w:p>
    <w:p w14:paraId="13149386" w14:textId="2A994758" w:rsidR="00091616" w:rsidRPr="00E54CDD" w:rsidRDefault="00091616" w:rsidP="00091616">
      <w:pPr>
        <w:pStyle w:val="Heading1"/>
        <w:rPr>
          <w:lang w:val="en-GB"/>
          <w:rPrChange w:id="257" w:author="Vetle Lars Wisløff Sandring" w:date="2023-11-30T21:44:00Z">
            <w:rPr>
              <w:lang w:val="en-US"/>
            </w:rPr>
          </w:rPrChange>
        </w:rPr>
      </w:pPr>
      <w:r w:rsidRPr="00E54CDD">
        <w:rPr>
          <w:lang w:val="en-GB"/>
          <w:rPrChange w:id="258" w:author="Vetle Lars Wisløff Sandring" w:date="2023-11-30T21:44:00Z">
            <w:rPr>
              <w:lang w:val="en-US"/>
            </w:rPr>
          </w:rPrChange>
        </w:rPr>
        <w:t>Theor</w:t>
      </w:r>
      <w:ins w:id="259" w:author="Vetle Lars Wisløff Sandring" w:date="2023-11-30T20:30:00Z">
        <w:r w:rsidR="00C53170" w:rsidRPr="00E54CDD">
          <w:rPr>
            <w:lang w:val="en-GB"/>
            <w:rPrChange w:id="260" w:author="Vetle Lars Wisløff Sandring" w:date="2023-11-30T21:44:00Z">
              <w:rPr>
                <w:lang w:val="en-US"/>
              </w:rPr>
            </w:rPrChange>
          </w:rPr>
          <w:t>y and direction</w:t>
        </w:r>
      </w:ins>
      <w:del w:id="261" w:author="Vetle Lars Wisløff Sandring" w:date="2023-11-30T19:24:00Z">
        <w:r w:rsidRPr="00E54CDD" w:rsidDel="00740044">
          <w:rPr>
            <w:lang w:val="en-GB"/>
            <w:rPrChange w:id="262" w:author="Vetle Lars Wisløff Sandring" w:date="2023-11-30T21:44:00Z">
              <w:rPr>
                <w:lang w:val="en-US"/>
              </w:rPr>
            </w:rPrChange>
          </w:rPr>
          <w:delText>y</w:delText>
        </w:r>
      </w:del>
    </w:p>
    <w:p w14:paraId="446E936A" w14:textId="77777777" w:rsidR="00091616" w:rsidRPr="00E54CDD" w:rsidRDefault="00091616" w:rsidP="00091616">
      <w:pPr>
        <w:pStyle w:val="Heading2"/>
        <w:rPr>
          <w:lang w:val="en-GB"/>
          <w:rPrChange w:id="263" w:author="Vetle Lars Wisløff Sandring" w:date="2023-11-30T21:44:00Z">
            <w:rPr>
              <w:lang w:val="en-US"/>
            </w:rPr>
          </w:rPrChange>
        </w:rPr>
      </w:pPr>
      <w:r w:rsidRPr="00E54CDD">
        <w:rPr>
          <w:lang w:val="en-GB"/>
          <w:rPrChange w:id="264" w:author="Vetle Lars Wisløff Sandring" w:date="2023-11-30T21:44:00Z">
            <w:rPr>
              <w:lang w:val="en-US"/>
            </w:rPr>
          </w:rPrChange>
        </w:rPr>
        <w:t xml:space="preserve">How are intra-societal conflicts remembered within collectives? </w:t>
      </w:r>
    </w:p>
    <w:p w14:paraId="2AE43404" w14:textId="54546334" w:rsidR="00091616" w:rsidRPr="00E54CDD" w:rsidRDefault="00091616" w:rsidP="00091616">
      <w:pPr>
        <w:rPr>
          <w:lang w:val="en-GB"/>
          <w:rPrChange w:id="265" w:author="Vetle Lars Wisløff Sandring" w:date="2023-11-30T21:44:00Z">
            <w:rPr>
              <w:lang w:val="en-US"/>
            </w:rPr>
          </w:rPrChange>
        </w:rPr>
      </w:pPr>
      <w:r w:rsidRPr="00E54CDD">
        <w:rPr>
          <w:lang w:val="en-GB"/>
          <w:rPrChange w:id="266" w:author="Vetle Lars Wisløff Sandring" w:date="2023-11-30T21:44:00Z">
            <w:rPr>
              <w:lang w:val="en-US"/>
            </w:rPr>
          </w:rPrChange>
        </w:rPr>
        <w:t>One of the foundational myths of collective memories is their constituting effect on the collective itself. The original function of collective memories, suggested by the forefather of the concept, Maurice Halbwachs, was to explain the existence of shared identities across individuals with no personal bonds through an imagined common past.</w:t>
      </w:r>
      <w:r w:rsidRPr="00E54CDD">
        <w:rPr>
          <w:vertAlign w:val="superscript"/>
          <w:lang w:val="en-GB"/>
          <w:rPrChange w:id="267" w:author="Vetle Lars Wisløff Sandring" w:date="2023-11-30T21:44:00Z">
            <w:rPr>
              <w:vertAlign w:val="superscript"/>
              <w:lang w:val="en-US"/>
            </w:rPr>
          </w:rPrChange>
        </w:rPr>
        <w:footnoteReference w:id="5"/>
      </w:r>
      <w:r w:rsidRPr="00E54CDD">
        <w:rPr>
          <w:lang w:val="en-GB"/>
          <w:rPrChange w:id="278" w:author="Vetle Lars Wisløff Sandring" w:date="2023-11-30T21:44:00Z">
            <w:rPr>
              <w:lang w:val="en-US"/>
            </w:rPr>
          </w:rPrChange>
        </w:rPr>
        <w:t xml:space="preserve"> Other scholars of memory research, such as Ann Rigney, on the other hand, emphasize that it is the memories’ ability to create debate, discussions and adaptations into new social frameworks as instrumental to their continued remembrance. Rigney suggests that memories only stay alive as long as “people consider it worthwhile to argue about their meaning”</w:t>
      </w:r>
      <w:r w:rsidRPr="00E54CDD">
        <w:rPr>
          <w:vertAlign w:val="superscript"/>
          <w:lang w:val="en-GB"/>
          <w:rPrChange w:id="279" w:author="Vetle Lars Wisløff Sandring" w:date="2023-11-30T21:44:00Z">
            <w:rPr>
              <w:vertAlign w:val="superscript"/>
              <w:lang w:val="en-US"/>
            </w:rPr>
          </w:rPrChange>
        </w:rPr>
        <w:footnoteReference w:id="6"/>
      </w:r>
      <w:r w:rsidRPr="00E54CDD">
        <w:rPr>
          <w:lang w:val="en-GB"/>
          <w:rPrChange w:id="292" w:author="Vetle Lars Wisløff Sandring" w:date="2023-11-30T21:44:00Z">
            <w:rPr>
              <w:lang w:val="en-US"/>
            </w:rPr>
          </w:rPrChange>
        </w:rPr>
        <w:t>, and a stable memory will, on the contrary, lead to oblivion in the long run.</w:t>
      </w:r>
    </w:p>
    <w:p w14:paraId="48FB0A51" w14:textId="77777777" w:rsidR="00091616" w:rsidRPr="00E54CDD" w:rsidRDefault="00091616" w:rsidP="00091616">
      <w:pPr>
        <w:rPr>
          <w:lang w:val="en-GB"/>
          <w:rPrChange w:id="293" w:author="Vetle Lars Wisløff Sandring" w:date="2023-11-30T21:44:00Z">
            <w:rPr>
              <w:lang w:val="en-US"/>
            </w:rPr>
          </w:rPrChange>
        </w:rPr>
      </w:pPr>
    </w:p>
    <w:p w14:paraId="0FAC557F" w14:textId="54F70306" w:rsidR="00091616" w:rsidRPr="00E54CDD" w:rsidRDefault="00091616" w:rsidP="00091616">
      <w:pPr>
        <w:rPr>
          <w:lang w:val="en-GB"/>
          <w:rPrChange w:id="294" w:author="Vetle Lars Wisløff Sandring" w:date="2023-11-30T21:44:00Z">
            <w:rPr>
              <w:lang w:val="en-US"/>
            </w:rPr>
          </w:rPrChange>
        </w:rPr>
      </w:pPr>
      <w:r w:rsidRPr="00E54CDD">
        <w:rPr>
          <w:lang w:val="en-GB"/>
          <w:rPrChange w:id="295" w:author="Vetle Lars Wisløff Sandring" w:date="2023-11-30T21:44:00Z">
            <w:rPr>
              <w:lang w:val="en-US"/>
            </w:rPr>
          </w:rPrChange>
        </w:rPr>
        <w:t xml:space="preserve">While the view on collective memories as fundamentally contestable can give meaning to why the Alta-controversy is remembered </w:t>
      </w:r>
      <w:ins w:id="296" w:author="Vetle Lars Wisløff Sandring" w:date="2023-11-30T19:26:00Z">
        <w:r w:rsidR="00740044" w:rsidRPr="00E54CDD">
          <w:rPr>
            <w:lang w:val="en-GB"/>
            <w:rPrChange w:id="297" w:author="Vetle Lars Wisløff Sandring" w:date="2023-11-30T21:44:00Z">
              <w:rPr>
                <w:lang w:val="en-US"/>
              </w:rPr>
            </w:rPrChange>
          </w:rPr>
          <w:t xml:space="preserve">so vividly </w:t>
        </w:r>
      </w:ins>
      <w:r w:rsidRPr="00E54CDD">
        <w:rPr>
          <w:lang w:val="en-GB"/>
          <w:rPrChange w:id="298" w:author="Vetle Lars Wisløff Sandring" w:date="2023-11-30T21:44:00Z">
            <w:rPr>
              <w:lang w:val="en-US"/>
            </w:rPr>
          </w:rPrChange>
        </w:rPr>
        <w:t xml:space="preserve">in posterity, it is also contradictive </w:t>
      </w:r>
      <w:r w:rsidRPr="00E54CDD">
        <w:rPr>
          <w:lang w:val="en-GB"/>
          <w:rPrChange w:id="299" w:author="Vetle Lars Wisløff Sandring" w:date="2023-11-30T21:44:00Z">
            <w:rPr>
              <w:lang w:val="en-US"/>
            </w:rPr>
          </w:rPrChange>
        </w:rPr>
        <w:lastRenderedPageBreak/>
        <w:t>to the original use of the concept as defined by Halbwachs. Rather, this makes the Alta-controversy a disputed memory that continues to divide the population because the controversial issues from the conflict are still seen as both present and unresolved. Other scholars of collective memory, such as Aleida Assmann and Daniel Bar-Tal, argue that memories of intra-societal conflicts are not productive in the long run and can lead to the disintegration of society.</w:t>
      </w:r>
      <w:r w:rsidRPr="00E54CDD">
        <w:rPr>
          <w:vertAlign w:val="superscript"/>
          <w:lang w:val="en-GB"/>
          <w:rPrChange w:id="300" w:author="Vetle Lars Wisløff Sandring" w:date="2023-11-30T21:44:00Z">
            <w:rPr>
              <w:vertAlign w:val="superscript"/>
              <w:lang w:val="en-US"/>
            </w:rPr>
          </w:rPrChange>
        </w:rPr>
        <w:footnoteReference w:id="7"/>
      </w:r>
      <w:r w:rsidRPr="00E54CDD">
        <w:rPr>
          <w:lang w:val="en-GB"/>
          <w:rPrChange w:id="316" w:author="Vetle Lars Wisløff Sandring" w:date="2023-11-30T21:44:00Z">
            <w:rPr>
              <w:lang w:val="en-US"/>
            </w:rPr>
          </w:rPrChange>
        </w:rPr>
        <w:t xml:space="preserve"> In their view, it is not these disputed memories' ability to create a debate that makes them memorable, but it is, what makes them fall into oblivion in the long run due to a sense of “functional forgetfulness” to protect society from its own disputed past.</w:t>
      </w:r>
      <w:r w:rsidRPr="00E54CDD">
        <w:rPr>
          <w:vertAlign w:val="superscript"/>
          <w:lang w:val="en-GB"/>
          <w:rPrChange w:id="317" w:author="Vetle Lars Wisløff Sandring" w:date="2023-11-30T21:44:00Z">
            <w:rPr>
              <w:vertAlign w:val="superscript"/>
              <w:lang w:val="en-US"/>
            </w:rPr>
          </w:rPrChange>
        </w:rPr>
        <w:footnoteReference w:id="8"/>
      </w:r>
      <w:r w:rsidRPr="00E54CDD">
        <w:rPr>
          <w:lang w:val="en-GB"/>
          <w:rPrChange w:id="333" w:author="Vetle Lars Wisløff Sandring" w:date="2023-11-30T21:44:00Z">
            <w:rPr>
              <w:lang w:val="en-US"/>
            </w:rPr>
          </w:rPrChange>
        </w:rPr>
        <w:t xml:space="preserve"> </w:t>
      </w:r>
    </w:p>
    <w:p w14:paraId="4666826B" w14:textId="77777777" w:rsidR="00091616" w:rsidRPr="00E54CDD" w:rsidRDefault="00091616" w:rsidP="00091616">
      <w:pPr>
        <w:rPr>
          <w:lang w:val="en-GB"/>
          <w:rPrChange w:id="334" w:author="Vetle Lars Wisløff Sandring" w:date="2023-11-30T21:44:00Z">
            <w:rPr>
              <w:lang w:val="en-US"/>
            </w:rPr>
          </w:rPrChange>
        </w:rPr>
      </w:pPr>
    </w:p>
    <w:p w14:paraId="6158AD05" w14:textId="3303EAA2" w:rsidR="00091616" w:rsidRPr="00E54CDD" w:rsidRDefault="00091616" w:rsidP="00091616">
      <w:pPr>
        <w:rPr>
          <w:ins w:id="335" w:author="Vetle Lars Wisløff Sandring" w:date="2023-11-30T19:27:00Z"/>
          <w:lang w:val="en-GB"/>
          <w:rPrChange w:id="336" w:author="Vetle Lars Wisløff Sandring" w:date="2023-11-30T21:44:00Z">
            <w:rPr>
              <w:ins w:id="337" w:author="Vetle Lars Wisløff Sandring" w:date="2023-11-30T19:27:00Z"/>
              <w:lang w:val="en-US"/>
            </w:rPr>
          </w:rPrChange>
        </w:rPr>
      </w:pPr>
      <w:commentRangeStart w:id="338"/>
      <w:r w:rsidRPr="00E54CDD">
        <w:rPr>
          <w:lang w:val="en-GB"/>
          <w:rPrChange w:id="339" w:author="Vetle Lars Wisløff Sandring" w:date="2023-11-30T21:44:00Z">
            <w:rPr>
              <w:lang w:val="en-US"/>
            </w:rPr>
          </w:rPrChange>
        </w:rPr>
        <w:t xml:space="preserve">However, it is also possible that the collective memory of the Alta-controversy is shaped by the perceived effects of the controversy onto later society. In this context, it is not the conflict itself, which is the central focus, but rather the enduring consequences and echoes it left behind. </w:t>
      </w:r>
      <w:del w:id="340" w:author="Vetle Lars Wisløff Sandring" w:date="2023-11-30T19:28:00Z">
        <w:r w:rsidRPr="00E54CDD" w:rsidDel="004544F6">
          <w:rPr>
            <w:lang w:val="en-GB"/>
            <w:rPrChange w:id="341" w:author="Vetle Lars Wisløff Sandring" w:date="2023-11-30T21:44:00Z">
              <w:rPr>
                <w:lang w:val="en-US"/>
              </w:rPr>
            </w:rPrChange>
          </w:rPr>
          <w:delText>Leaning on narrative theory, it is</w:delText>
        </w:r>
      </w:del>
      <w:ins w:id="342" w:author="Vetle Lars Wisløff Sandring" w:date="2023-11-30T19:28:00Z">
        <w:r w:rsidR="004544F6" w:rsidRPr="00E54CDD">
          <w:rPr>
            <w:lang w:val="en-GB"/>
            <w:rPrChange w:id="343" w:author="Vetle Lars Wisløff Sandring" w:date="2023-11-30T21:44:00Z">
              <w:rPr>
                <w:lang w:val="en-US"/>
              </w:rPr>
            </w:rPrChange>
          </w:rPr>
          <w:t xml:space="preserve">If the theoretical </w:t>
        </w:r>
      </w:ins>
      <w:ins w:id="344" w:author="Vetle Lars Wisløff Sandring" w:date="2023-11-30T19:29:00Z">
        <w:r w:rsidR="004544F6" w:rsidRPr="00E54CDD">
          <w:rPr>
            <w:lang w:val="en-GB"/>
            <w:rPrChange w:id="345" w:author="Vetle Lars Wisløff Sandring" w:date="2023-11-30T21:44:00Z">
              <w:rPr>
                <w:lang w:val="en-US"/>
              </w:rPr>
            </w:rPrChange>
          </w:rPr>
          <w:t>implication</w:t>
        </w:r>
      </w:ins>
      <w:ins w:id="346" w:author="Vetle Lars Wisløff Sandring" w:date="2023-11-30T19:28:00Z">
        <w:r w:rsidR="004544F6" w:rsidRPr="00E54CDD">
          <w:rPr>
            <w:lang w:val="en-GB"/>
            <w:rPrChange w:id="347" w:author="Vetle Lars Wisløff Sandring" w:date="2023-11-30T21:44:00Z">
              <w:rPr>
                <w:lang w:val="en-US"/>
              </w:rPr>
            </w:rPrChange>
          </w:rPr>
          <w:t xml:space="preserve"> of narrative theory is taken </w:t>
        </w:r>
      </w:ins>
      <w:ins w:id="348" w:author="Vetle Lars Wisløff Sandring" w:date="2023-11-30T19:29:00Z">
        <w:r w:rsidR="004544F6" w:rsidRPr="00E54CDD">
          <w:rPr>
            <w:lang w:val="en-GB"/>
            <w:rPrChange w:id="349" w:author="Vetle Lars Wisløff Sandring" w:date="2023-11-30T21:44:00Z">
              <w:rPr>
                <w:lang w:val="en-US"/>
              </w:rPr>
            </w:rPrChange>
          </w:rPr>
          <w:t>literarily</w:t>
        </w:r>
      </w:ins>
      <w:ins w:id="350" w:author="Vetle Lars Wisløff Sandring" w:date="2023-11-30T19:28:00Z">
        <w:r w:rsidR="004544F6" w:rsidRPr="00E54CDD">
          <w:rPr>
            <w:lang w:val="en-GB"/>
            <w:rPrChange w:id="351" w:author="Vetle Lars Wisløff Sandring" w:date="2023-11-30T21:44:00Z">
              <w:rPr>
                <w:lang w:val="en-US"/>
              </w:rPr>
            </w:rPrChange>
          </w:rPr>
          <w:t>, it is</w:t>
        </w:r>
      </w:ins>
      <w:r w:rsidRPr="00E54CDD">
        <w:rPr>
          <w:lang w:val="en-GB"/>
          <w:rPrChange w:id="352" w:author="Vetle Lars Wisløff Sandring" w:date="2023-11-30T21:44:00Z">
            <w:rPr>
              <w:lang w:val="en-US"/>
            </w:rPr>
          </w:rPrChange>
        </w:rPr>
        <w:t xml:space="preserve"> likely that the </w:t>
      </w:r>
      <w:r w:rsidRPr="00E54CDD">
        <w:rPr>
          <w:i/>
          <w:iCs/>
          <w:lang w:val="en-GB"/>
          <w:rPrChange w:id="353" w:author="Vetle Lars Wisløff Sandring" w:date="2023-11-30T21:44:00Z">
            <w:rPr>
              <w:i/>
              <w:iCs/>
              <w:lang w:val="en-US"/>
            </w:rPr>
          </w:rPrChange>
        </w:rPr>
        <w:t>meaning</w:t>
      </w:r>
      <w:r w:rsidRPr="00E54CDD">
        <w:rPr>
          <w:lang w:val="en-GB"/>
          <w:rPrChange w:id="354" w:author="Vetle Lars Wisløff Sandring" w:date="2023-11-30T21:44:00Z">
            <w:rPr>
              <w:lang w:val="en-US"/>
            </w:rPr>
          </w:rPrChange>
        </w:rPr>
        <w:t xml:space="preserve"> of the Alta-controversy intertwines with subsequent societal developments and policies. The opening of the </w:t>
      </w:r>
      <w:del w:id="355" w:author="Vetle Lars Wisløff Sandring" w:date="2023-11-30T21:25:00Z">
        <w:r w:rsidRPr="00E54CDD" w:rsidDel="00E060C0">
          <w:rPr>
            <w:lang w:val="en-GB"/>
            <w:rPrChange w:id="356" w:author="Vetle Lars Wisløff Sandring" w:date="2023-11-30T21:44:00Z">
              <w:rPr>
                <w:lang w:val="en-US"/>
              </w:rPr>
            </w:rPrChange>
          </w:rPr>
          <w:delText>Sami</w:delText>
        </w:r>
      </w:del>
      <w:ins w:id="357" w:author="Vetle Lars Wisløff Sandring" w:date="2023-11-30T21:25:00Z">
        <w:r w:rsidR="00E060C0" w:rsidRPr="00E54CDD">
          <w:rPr>
            <w:lang w:val="en-GB"/>
          </w:rPr>
          <w:t>Sámi</w:t>
        </w:r>
      </w:ins>
      <w:r w:rsidRPr="00E54CDD">
        <w:rPr>
          <w:lang w:val="en-GB"/>
          <w:rPrChange w:id="358" w:author="Vetle Lars Wisløff Sandring" w:date="2023-11-30T21:44:00Z">
            <w:rPr>
              <w:lang w:val="en-US"/>
            </w:rPr>
          </w:rPrChange>
        </w:rPr>
        <w:t xml:space="preserve"> Parliament in 1989, the introduction of the Finnmark Act of 2005, and ongoing conflicts related to </w:t>
      </w:r>
      <w:del w:id="359" w:author="Vetle Lars Wisløff Sandring" w:date="2023-11-30T21:25:00Z">
        <w:r w:rsidRPr="00E54CDD" w:rsidDel="00E060C0">
          <w:rPr>
            <w:lang w:val="en-GB"/>
            <w:rPrChange w:id="360" w:author="Vetle Lars Wisløff Sandring" w:date="2023-11-30T21:44:00Z">
              <w:rPr>
                <w:lang w:val="en-US"/>
              </w:rPr>
            </w:rPrChange>
          </w:rPr>
          <w:delText>Sami</w:delText>
        </w:r>
      </w:del>
      <w:ins w:id="361" w:author="Vetle Lars Wisløff Sandring" w:date="2023-11-30T21:25:00Z">
        <w:r w:rsidR="00E060C0" w:rsidRPr="00E54CDD">
          <w:rPr>
            <w:lang w:val="en-GB"/>
          </w:rPr>
          <w:t>Sámi</w:t>
        </w:r>
      </w:ins>
      <w:r w:rsidRPr="00E54CDD">
        <w:rPr>
          <w:lang w:val="en-GB"/>
          <w:rPrChange w:id="362" w:author="Vetle Lars Wisløff Sandring" w:date="2023-11-30T21:44:00Z">
            <w:rPr>
              <w:lang w:val="en-US"/>
            </w:rPr>
          </w:rPrChange>
        </w:rPr>
        <w:t xml:space="preserve"> land rights, such as the Fosen controversy, have, in this sense, been crucial in shaping the collective memory of the Alta controversy. </w:t>
      </w:r>
      <w:commentRangeEnd w:id="338"/>
      <w:r w:rsidR="004544F6" w:rsidRPr="00E54CDD">
        <w:rPr>
          <w:rStyle w:val="CommentReference"/>
          <w:lang w:val="en-GB"/>
          <w:rPrChange w:id="363" w:author="Vetle Lars Wisløff Sandring" w:date="2023-11-30T21:44:00Z">
            <w:rPr>
              <w:rStyle w:val="CommentReference"/>
              <w:lang w:val="en-US"/>
            </w:rPr>
          </w:rPrChange>
        </w:rPr>
        <w:commentReference w:id="338"/>
      </w:r>
    </w:p>
    <w:p w14:paraId="06CFFDF6" w14:textId="77777777" w:rsidR="004544F6" w:rsidRPr="00E54CDD" w:rsidRDefault="004544F6" w:rsidP="00091616">
      <w:pPr>
        <w:rPr>
          <w:lang w:val="en-GB"/>
          <w:rPrChange w:id="364" w:author="Vetle Lars Wisløff Sandring" w:date="2023-11-30T21:44:00Z">
            <w:rPr>
              <w:lang w:val="en-US"/>
            </w:rPr>
          </w:rPrChange>
        </w:rPr>
      </w:pPr>
    </w:p>
    <w:p w14:paraId="21F28863" w14:textId="133C21ED" w:rsidR="00091616" w:rsidRPr="00E54CDD" w:rsidRDefault="00091616" w:rsidP="00091616">
      <w:pPr>
        <w:rPr>
          <w:lang w:val="en-GB"/>
          <w:rPrChange w:id="365" w:author="Vetle Lars Wisløff Sandring" w:date="2023-11-30T21:44:00Z">
            <w:rPr>
              <w:lang w:val="en-US"/>
            </w:rPr>
          </w:rPrChange>
        </w:rPr>
      </w:pPr>
      <w:r w:rsidRPr="00E54CDD">
        <w:rPr>
          <w:lang w:val="en-GB"/>
          <w:rPrChange w:id="366" w:author="Vetle Lars Wisløff Sandring" w:date="2023-11-30T21:44:00Z">
            <w:rPr>
              <w:lang w:val="en-US"/>
            </w:rPr>
          </w:rPrChange>
        </w:rPr>
        <w:t>Conflicting perspectives on the past introduce complexity into the process of meaning-making in the present.</w:t>
      </w:r>
      <w:r w:rsidRPr="00E54CDD">
        <w:rPr>
          <w:vertAlign w:val="superscript"/>
          <w:lang w:val="en-GB"/>
          <w:rPrChange w:id="367" w:author="Vetle Lars Wisløff Sandring" w:date="2023-11-30T21:44:00Z">
            <w:rPr>
              <w:vertAlign w:val="superscript"/>
              <w:lang w:val="en-US"/>
            </w:rPr>
          </w:rPrChange>
        </w:rPr>
        <w:footnoteReference w:id="9"/>
      </w:r>
      <w:r w:rsidRPr="00E54CDD">
        <w:rPr>
          <w:lang w:val="en-GB"/>
          <w:rPrChange w:id="373" w:author="Vetle Lars Wisløff Sandring" w:date="2023-11-30T21:44:00Z">
            <w:rPr>
              <w:lang w:val="en-US"/>
            </w:rPr>
          </w:rPrChange>
        </w:rPr>
        <w:t xml:space="preserve"> While the primary criterion for compelling narratives is coherence — avoiding elements or details that contradict the intended meaning — the existence of multiple narratives can render the past as fragmented and seemingly incoherent. This plurality challenges the conventional belief that a singular, unified meaning can be attributed to historical events simultaneously. In this context, if the Alta-controversy has indeed developed meaning as a key event to the development of </w:t>
      </w:r>
      <w:del w:id="374" w:author="Vetle Lars Wisløff Sandring" w:date="2023-11-30T21:25:00Z">
        <w:r w:rsidRPr="00E54CDD" w:rsidDel="00E060C0">
          <w:rPr>
            <w:lang w:val="en-GB"/>
            <w:rPrChange w:id="375" w:author="Vetle Lars Wisløff Sandring" w:date="2023-11-30T21:44:00Z">
              <w:rPr>
                <w:lang w:val="en-US"/>
              </w:rPr>
            </w:rPrChange>
          </w:rPr>
          <w:delText>Sami</w:delText>
        </w:r>
      </w:del>
      <w:ins w:id="376" w:author="Vetle Lars Wisløff Sandring" w:date="2023-11-30T21:25:00Z">
        <w:r w:rsidR="00E060C0" w:rsidRPr="00E54CDD">
          <w:rPr>
            <w:lang w:val="en-GB"/>
          </w:rPr>
          <w:t>Sámi</w:t>
        </w:r>
      </w:ins>
      <w:r w:rsidRPr="00E54CDD">
        <w:rPr>
          <w:lang w:val="en-GB"/>
          <w:rPrChange w:id="377" w:author="Vetle Lars Wisløff Sandring" w:date="2023-11-30T21:44:00Z">
            <w:rPr>
              <w:lang w:val="en-US"/>
            </w:rPr>
          </w:rPrChange>
        </w:rPr>
        <w:t xml:space="preserve"> rights, the collective memory needs to consolidate the </w:t>
      </w:r>
      <w:del w:id="378" w:author="Vetle Lars Wisløff Sandring" w:date="2023-11-30T21:25:00Z">
        <w:r w:rsidRPr="00E54CDD" w:rsidDel="00E060C0">
          <w:rPr>
            <w:lang w:val="en-GB"/>
            <w:rPrChange w:id="379" w:author="Vetle Lars Wisløff Sandring" w:date="2023-11-30T21:44:00Z">
              <w:rPr>
                <w:lang w:val="en-US"/>
              </w:rPr>
            </w:rPrChange>
          </w:rPr>
          <w:delText>Sami</w:delText>
        </w:r>
      </w:del>
      <w:ins w:id="380" w:author="Vetle Lars Wisløff Sandring" w:date="2023-11-30T21:25:00Z">
        <w:r w:rsidR="00E060C0" w:rsidRPr="00E54CDD">
          <w:rPr>
            <w:lang w:val="en-GB"/>
          </w:rPr>
          <w:t>Sámi</w:t>
        </w:r>
      </w:ins>
      <w:r w:rsidRPr="00E54CDD">
        <w:rPr>
          <w:lang w:val="en-GB"/>
          <w:rPrChange w:id="381" w:author="Vetle Lars Wisløff Sandring" w:date="2023-11-30T21:44:00Z">
            <w:rPr>
              <w:lang w:val="en-US"/>
            </w:rPr>
          </w:rPrChange>
        </w:rPr>
        <w:t xml:space="preserve"> narrative of the event, emphasizing </w:t>
      </w:r>
      <w:del w:id="382" w:author="Vetle Lars Wisløff Sandring" w:date="2023-11-30T21:25:00Z">
        <w:r w:rsidRPr="00E54CDD" w:rsidDel="00E060C0">
          <w:rPr>
            <w:lang w:val="en-GB"/>
            <w:rPrChange w:id="383" w:author="Vetle Lars Wisløff Sandring" w:date="2023-11-30T21:44:00Z">
              <w:rPr>
                <w:lang w:val="en-US"/>
              </w:rPr>
            </w:rPrChange>
          </w:rPr>
          <w:delText>Sami</w:delText>
        </w:r>
      </w:del>
      <w:ins w:id="384" w:author="Vetle Lars Wisløff Sandring" w:date="2023-11-30T21:25:00Z">
        <w:r w:rsidR="00E060C0" w:rsidRPr="00E54CDD">
          <w:rPr>
            <w:lang w:val="en-GB"/>
          </w:rPr>
          <w:t>Sámi</w:t>
        </w:r>
      </w:ins>
      <w:r w:rsidRPr="00E54CDD">
        <w:rPr>
          <w:lang w:val="en-GB"/>
          <w:rPrChange w:id="385" w:author="Vetle Lars Wisløff Sandring" w:date="2023-11-30T21:44:00Z">
            <w:rPr>
              <w:lang w:val="en-US"/>
            </w:rPr>
          </w:rPrChange>
        </w:rPr>
        <w:t xml:space="preserve"> presence and perspectives at the expense of other narratives which imply other meanings to posterity. </w:t>
      </w:r>
    </w:p>
    <w:p w14:paraId="70670332" w14:textId="77777777" w:rsidR="00091616" w:rsidRPr="00E54CDD" w:rsidRDefault="00091616" w:rsidP="00091616">
      <w:pPr>
        <w:rPr>
          <w:lang w:val="en-GB"/>
          <w:rPrChange w:id="386" w:author="Vetle Lars Wisløff Sandring" w:date="2023-11-30T21:44:00Z">
            <w:rPr>
              <w:lang w:val="en-US"/>
            </w:rPr>
          </w:rPrChange>
        </w:rPr>
      </w:pPr>
    </w:p>
    <w:p w14:paraId="3AF28F13" w14:textId="4416AC0F" w:rsidR="00091616" w:rsidRPr="00E54CDD" w:rsidRDefault="00091616" w:rsidP="00091616">
      <w:pPr>
        <w:pStyle w:val="Heading2"/>
        <w:rPr>
          <w:lang w:val="en-GB"/>
          <w:rPrChange w:id="387" w:author="Vetle Lars Wisløff Sandring" w:date="2023-11-30T21:44:00Z">
            <w:rPr>
              <w:lang w:val="en-US"/>
            </w:rPr>
          </w:rPrChange>
        </w:rPr>
      </w:pPr>
      <w:del w:id="388" w:author="Vetle Lars Wisløff Sandring" w:date="2023-11-30T21:26:00Z">
        <w:r w:rsidRPr="00E54CDD" w:rsidDel="00E060C0">
          <w:rPr>
            <w:lang w:val="en-GB"/>
            <w:rPrChange w:id="389" w:author="Vetle Lars Wisløff Sandring" w:date="2023-11-30T21:44:00Z">
              <w:rPr>
                <w:lang w:val="en-US"/>
              </w:rPr>
            </w:rPrChange>
          </w:rPr>
          <w:delText>What is the</w:delText>
        </w:r>
      </w:del>
      <w:ins w:id="390" w:author="Vetle Lars Wisløff Sandring" w:date="2023-11-30T21:26:00Z">
        <w:r w:rsidR="00E060C0" w:rsidRPr="00E54CDD">
          <w:rPr>
            <w:lang w:val="en-GB"/>
          </w:rPr>
          <w:t>The important</w:t>
        </w:r>
      </w:ins>
      <w:r w:rsidRPr="00E54CDD">
        <w:rPr>
          <w:lang w:val="en-GB"/>
          <w:rPrChange w:id="391" w:author="Vetle Lars Wisløff Sandring" w:date="2023-11-30T21:44:00Z">
            <w:rPr>
              <w:lang w:val="en-US"/>
            </w:rPr>
          </w:rPrChange>
        </w:rPr>
        <w:t xml:space="preserve"> role of newspapers in remembering intra-societal conflicts</w:t>
      </w:r>
      <w:del w:id="392" w:author="Vetle Lars Wisløff Sandring" w:date="2023-11-30T21:26:00Z">
        <w:r w:rsidRPr="00E54CDD" w:rsidDel="00E060C0">
          <w:rPr>
            <w:lang w:val="en-GB"/>
            <w:rPrChange w:id="393" w:author="Vetle Lars Wisløff Sandring" w:date="2023-11-30T21:44:00Z">
              <w:rPr>
                <w:lang w:val="en-US"/>
              </w:rPr>
            </w:rPrChange>
          </w:rPr>
          <w:delText>?</w:delText>
        </w:r>
      </w:del>
    </w:p>
    <w:p w14:paraId="066793C3" w14:textId="249EE1AE" w:rsidR="00091616" w:rsidRPr="00E54CDD" w:rsidRDefault="00091616" w:rsidP="00091616">
      <w:pPr>
        <w:rPr>
          <w:lang w:val="en-GB"/>
          <w:rPrChange w:id="394" w:author="Vetle Lars Wisløff Sandring" w:date="2023-11-30T21:44:00Z">
            <w:rPr>
              <w:lang w:val="en-US"/>
            </w:rPr>
          </w:rPrChange>
        </w:rPr>
      </w:pPr>
      <w:r w:rsidRPr="00E54CDD">
        <w:rPr>
          <w:lang w:val="en-GB"/>
          <w:rPrChange w:id="395" w:author="Vetle Lars Wisløff Sandring" w:date="2023-11-30T21:44:00Z">
            <w:rPr>
              <w:lang w:val="en-US"/>
            </w:rPr>
          </w:rPrChange>
        </w:rPr>
        <w:t xml:space="preserve">Newspapers play a pivotal role in shaping collective memories. Functioning as gatekeepers in public discourse, newspapers and journalists wield the authority to determine what merits attention and remains relevant. This gatekeeping role empowers them to contribute to novel interpretations and reshape the meaning of the past in response to present circumstances. Barbie Zelizer aptly refers to journalists as </w:t>
      </w:r>
      <w:r w:rsidRPr="00E54CDD">
        <w:rPr>
          <w:lang w:val="en-GB"/>
          <w:rPrChange w:id="396" w:author="Vetle Lars Wisløff Sandring" w:date="2023-11-30T21:44:00Z">
            <w:rPr>
              <w:lang w:val="en-US"/>
            </w:rPr>
          </w:rPrChange>
        </w:rPr>
        <w:lastRenderedPageBreak/>
        <w:t>"memory agents"</w:t>
      </w:r>
      <w:r w:rsidRPr="00E54CDD">
        <w:rPr>
          <w:vertAlign w:val="superscript"/>
          <w:lang w:val="en-GB"/>
          <w:rPrChange w:id="397" w:author="Vetle Lars Wisløff Sandring" w:date="2023-11-30T21:44:00Z">
            <w:rPr>
              <w:vertAlign w:val="superscript"/>
              <w:lang w:val="en-US"/>
            </w:rPr>
          </w:rPrChange>
        </w:rPr>
        <w:footnoteReference w:id="10"/>
      </w:r>
      <w:r w:rsidRPr="00E54CDD">
        <w:rPr>
          <w:lang w:val="en-GB"/>
          <w:rPrChange w:id="408" w:author="Vetle Lars Wisløff Sandring" w:date="2023-11-30T21:44:00Z">
            <w:rPr>
              <w:lang w:val="en-US"/>
            </w:rPr>
          </w:rPrChange>
        </w:rPr>
        <w:t xml:space="preserve"> within this context, acknowledging their interpretive prowess and deliberate selection in representing the past.</w:t>
      </w:r>
      <w:ins w:id="409" w:author="Vetle Lars Wisløff Sandring" w:date="2023-11-30T19:31:00Z">
        <w:r w:rsidR="004544F6" w:rsidRPr="00E54CDD">
          <w:rPr>
            <w:rStyle w:val="FootnoteReference"/>
            <w:lang w:val="en-GB"/>
            <w:rPrChange w:id="410" w:author="Vetle Lars Wisløff Sandring" w:date="2023-11-30T21:44:00Z">
              <w:rPr>
                <w:rStyle w:val="FootnoteReference"/>
                <w:lang w:val="en-US"/>
              </w:rPr>
            </w:rPrChange>
          </w:rPr>
          <w:footnoteReference w:id="11"/>
        </w:r>
      </w:ins>
      <w:r w:rsidRPr="00E54CDD">
        <w:rPr>
          <w:lang w:val="en-GB"/>
          <w:rPrChange w:id="417" w:author="Vetle Lars Wisløff Sandring" w:date="2023-11-30T21:44:00Z">
            <w:rPr>
              <w:lang w:val="en-US"/>
            </w:rPr>
          </w:rPrChange>
        </w:rPr>
        <w:t xml:space="preserve"> This is done by invoking the past as analogies to present situations, as commemorations of the past or as historical context to present situations.</w:t>
      </w:r>
      <w:r w:rsidRPr="00E54CDD">
        <w:rPr>
          <w:vertAlign w:val="superscript"/>
          <w:lang w:val="en-GB"/>
          <w:rPrChange w:id="418" w:author="Vetle Lars Wisløff Sandring" w:date="2023-11-30T21:44:00Z">
            <w:rPr>
              <w:vertAlign w:val="superscript"/>
              <w:lang w:val="en-US"/>
            </w:rPr>
          </w:rPrChange>
        </w:rPr>
        <w:footnoteReference w:id="12"/>
      </w:r>
      <w:r w:rsidRPr="00E54CDD">
        <w:rPr>
          <w:lang w:val="en-GB"/>
          <w:rPrChange w:id="429" w:author="Vetle Lars Wisløff Sandring" w:date="2023-11-30T21:44:00Z">
            <w:rPr>
              <w:lang w:val="en-US"/>
            </w:rPr>
          </w:rPrChange>
        </w:rPr>
        <w:t xml:space="preserve"> </w:t>
      </w:r>
    </w:p>
    <w:p w14:paraId="7D5A3232" w14:textId="77777777" w:rsidR="00007805" w:rsidRPr="00E54CDD" w:rsidRDefault="00007805" w:rsidP="00091616">
      <w:pPr>
        <w:rPr>
          <w:lang w:val="en-GB"/>
          <w:rPrChange w:id="430" w:author="Vetle Lars Wisløff Sandring" w:date="2023-11-30T21:44:00Z">
            <w:rPr>
              <w:lang w:val="en-US"/>
            </w:rPr>
          </w:rPrChange>
        </w:rPr>
      </w:pPr>
    </w:p>
    <w:p w14:paraId="4E9C5ABC" w14:textId="37AA23C6" w:rsidR="00091616" w:rsidRPr="00E54CDD" w:rsidRDefault="00091616" w:rsidP="00091616">
      <w:pPr>
        <w:rPr>
          <w:ins w:id="431" w:author="Vetle Lars Wisløff Sandring" w:date="2023-11-30T19:34:00Z"/>
          <w:lang w:val="en-GB"/>
          <w:rPrChange w:id="432" w:author="Vetle Lars Wisløff Sandring" w:date="2023-11-30T21:44:00Z">
            <w:rPr>
              <w:ins w:id="433" w:author="Vetle Lars Wisløff Sandring" w:date="2023-11-30T19:34:00Z"/>
              <w:lang w:val="en-US"/>
            </w:rPr>
          </w:rPrChange>
        </w:rPr>
      </w:pPr>
      <w:r w:rsidRPr="00E54CDD">
        <w:rPr>
          <w:lang w:val="en-GB"/>
          <w:rPrChange w:id="434" w:author="Vetle Lars Wisløff Sandring" w:date="2023-11-30T21:44:00Z">
            <w:rPr>
              <w:lang w:val="en-US"/>
            </w:rPr>
          </w:rPrChange>
        </w:rPr>
        <w:t>Newspapers, therefore, serve as vital arenas where diverse narratives converge and engage in discourse to interpret the past. However, Edy argues that both journalists and audiences seek coherent stories that provide an illusion of objective reality, emphasizing the prevailing idea that only one true narrative can exist at any given moment.</w:t>
      </w:r>
      <w:ins w:id="435" w:author="Vetle Lars Wisløff Sandring" w:date="2023-11-30T19:33:00Z">
        <w:r w:rsidR="004544F6" w:rsidRPr="00E54CDD">
          <w:rPr>
            <w:rStyle w:val="FootnoteReference"/>
            <w:lang w:val="en-GB"/>
            <w:rPrChange w:id="436" w:author="Vetle Lars Wisløff Sandring" w:date="2023-11-30T21:44:00Z">
              <w:rPr>
                <w:rStyle w:val="FootnoteReference"/>
                <w:lang w:val="en-US"/>
              </w:rPr>
            </w:rPrChange>
          </w:rPr>
          <w:footnoteReference w:id="13"/>
        </w:r>
      </w:ins>
      <w:r w:rsidRPr="00E54CDD">
        <w:rPr>
          <w:lang w:val="en-GB"/>
          <w:rPrChange w:id="443" w:author="Vetle Lars Wisløff Sandring" w:date="2023-11-30T21:44:00Z">
            <w:rPr>
              <w:lang w:val="en-US"/>
            </w:rPr>
          </w:rPrChange>
        </w:rPr>
        <w:t xml:space="preserve"> In this context, conflicting narratives eventually disappear or become marginal in newspapers. Details of the event that seem to contradict the perceived meaning are either forgotten or adapted to fit the meaning the story. This way, newspaper mentioning’s of past events become condensed and adapted to fit the perceived impact on later society.</w:t>
      </w:r>
    </w:p>
    <w:p w14:paraId="1CE72F9A" w14:textId="77777777" w:rsidR="004544F6" w:rsidRPr="00E54CDD" w:rsidDel="00ED7EFD" w:rsidRDefault="004544F6" w:rsidP="00091616">
      <w:pPr>
        <w:rPr>
          <w:del w:id="444" w:author="Vetle Lars Wisløff Sandring" w:date="2023-11-30T19:50:00Z"/>
          <w:lang w:val="en-GB"/>
          <w:rPrChange w:id="445" w:author="Vetle Lars Wisløff Sandring" w:date="2023-11-30T21:44:00Z">
            <w:rPr>
              <w:del w:id="446" w:author="Vetle Lars Wisløff Sandring" w:date="2023-11-30T19:50:00Z"/>
              <w:lang w:val="en-US"/>
            </w:rPr>
          </w:rPrChange>
        </w:rPr>
      </w:pPr>
    </w:p>
    <w:p w14:paraId="5F51AF4B" w14:textId="3042EF3D" w:rsidR="00091616" w:rsidRPr="00E54CDD" w:rsidDel="00ED7EFD" w:rsidRDefault="00091616" w:rsidP="00091616">
      <w:pPr>
        <w:rPr>
          <w:del w:id="447" w:author="Vetle Lars Wisløff Sandring" w:date="2023-11-30T19:50:00Z"/>
          <w:lang w:val="en-GB"/>
          <w:rPrChange w:id="448" w:author="Vetle Lars Wisløff Sandring" w:date="2023-11-30T21:44:00Z">
            <w:rPr>
              <w:del w:id="449" w:author="Vetle Lars Wisløff Sandring" w:date="2023-11-30T19:50:00Z"/>
              <w:lang w:val="en-US"/>
            </w:rPr>
          </w:rPrChange>
        </w:rPr>
      </w:pPr>
      <w:del w:id="450" w:author="Vetle Lars Wisløff Sandring" w:date="2023-11-30T19:50:00Z">
        <w:r w:rsidRPr="00E54CDD" w:rsidDel="00ED7EFD">
          <w:rPr>
            <w:highlight w:val="yellow"/>
            <w:lang w:val="en-GB"/>
            <w:rPrChange w:id="451" w:author="Vetle Lars Wisløff Sandring" w:date="2023-11-30T21:44:00Z">
              <w:rPr>
                <w:highlight w:val="yellow"/>
                <w:lang w:val="en-US"/>
              </w:rPr>
            </w:rPrChange>
          </w:rPr>
          <w:delText>Edy contends that the only time the past is up f</w:delText>
        </w:r>
      </w:del>
    </w:p>
    <w:p w14:paraId="5BBEB7A5" w14:textId="77777777" w:rsidR="00091616" w:rsidRPr="00E54CDD" w:rsidRDefault="00091616" w:rsidP="00091616">
      <w:pPr>
        <w:rPr>
          <w:lang w:val="en-GB"/>
          <w:rPrChange w:id="452" w:author="Vetle Lars Wisløff Sandring" w:date="2023-11-30T21:44:00Z">
            <w:rPr>
              <w:lang w:val="en-US"/>
            </w:rPr>
          </w:rPrChange>
        </w:rPr>
      </w:pPr>
      <w:commentRangeStart w:id="453"/>
      <w:commentRangeEnd w:id="453"/>
      <w:r w:rsidRPr="00E54CDD">
        <w:rPr>
          <w:lang w:val="en-GB"/>
          <w:rPrChange w:id="454" w:author="Vetle Lars Wisløff Sandring" w:date="2023-11-30T21:44:00Z">
            <w:rPr>
              <w:lang w:val="en-US"/>
            </w:rPr>
          </w:rPrChange>
        </w:rPr>
        <w:commentReference w:id="453"/>
      </w:r>
    </w:p>
    <w:p w14:paraId="3E982842" w14:textId="754FA1A1" w:rsidR="00091616" w:rsidRPr="00E54CDD" w:rsidRDefault="00091616" w:rsidP="00091616">
      <w:pPr>
        <w:rPr>
          <w:lang w:val="en-GB"/>
          <w:rPrChange w:id="455" w:author="Vetle Lars Wisløff Sandring" w:date="2023-11-30T21:44:00Z">
            <w:rPr>
              <w:lang w:val="en-US"/>
            </w:rPr>
          </w:rPrChange>
        </w:rPr>
      </w:pPr>
      <w:r w:rsidRPr="00E54CDD">
        <w:rPr>
          <w:lang w:val="en-GB"/>
          <w:rPrChange w:id="456" w:author="Vetle Lars Wisløff Sandring" w:date="2023-11-30T21:44:00Z">
            <w:rPr>
              <w:lang w:val="en-US"/>
            </w:rPr>
          </w:rPrChange>
        </w:rPr>
        <w:t xml:space="preserve">However, journalists can also call upon the past to directly explain the news of the present. Zelizer calls this to invoke the </w:t>
      </w:r>
      <w:r w:rsidRPr="00E54CDD">
        <w:rPr>
          <w:i/>
          <w:iCs/>
          <w:lang w:val="en-GB"/>
          <w:rPrChange w:id="457" w:author="Vetle Lars Wisløff Sandring" w:date="2023-11-30T21:44:00Z">
            <w:rPr>
              <w:i/>
              <w:iCs/>
              <w:lang w:val="en-US"/>
            </w:rPr>
          </w:rPrChange>
        </w:rPr>
        <w:t>content</w:t>
      </w:r>
      <w:r w:rsidRPr="00E54CDD">
        <w:rPr>
          <w:lang w:val="en-GB"/>
          <w:rPrChange w:id="458" w:author="Vetle Lars Wisløff Sandring" w:date="2023-11-30T21:44:00Z">
            <w:rPr>
              <w:lang w:val="en-US"/>
            </w:rPr>
          </w:rPrChange>
        </w:rPr>
        <w:t xml:space="preserve"> of the past to create a narrative that explains the current situation. In this manner, the Alta-controversy transcends its temporal confine</w:t>
      </w:r>
      <w:ins w:id="459" w:author="Vetle Lars Wisløff Sandring" w:date="2023-11-30T19:34:00Z">
        <w:r w:rsidR="004544F6" w:rsidRPr="00E54CDD">
          <w:rPr>
            <w:lang w:val="en-GB"/>
            <w:rPrChange w:id="460" w:author="Vetle Lars Wisløff Sandring" w:date="2023-11-30T21:44:00Z">
              <w:rPr>
                <w:lang w:val="en-US"/>
              </w:rPr>
            </w:rPrChange>
          </w:rPr>
          <w:t>ments</w:t>
        </w:r>
      </w:ins>
      <w:del w:id="461" w:author="Vetle Lars Wisløff Sandring" w:date="2023-11-30T19:34:00Z">
        <w:r w:rsidRPr="00E54CDD" w:rsidDel="004544F6">
          <w:rPr>
            <w:lang w:val="en-GB"/>
            <w:rPrChange w:id="462" w:author="Vetle Lars Wisløff Sandring" w:date="2023-11-30T21:44:00Z">
              <w:rPr>
                <w:lang w:val="en-US"/>
              </w:rPr>
            </w:rPrChange>
          </w:rPr>
          <w:delText>s</w:delText>
        </w:r>
      </w:del>
      <w:r w:rsidRPr="00E54CDD">
        <w:rPr>
          <w:lang w:val="en-GB"/>
          <w:rPrChange w:id="463" w:author="Vetle Lars Wisløff Sandring" w:date="2023-11-30T21:44:00Z">
            <w:rPr>
              <w:lang w:val="en-US"/>
            </w:rPr>
          </w:rPrChange>
        </w:rPr>
        <w:t>, exerting a tangible impact on the present and, consequently, shaping how the event is perceived in terms of meaning and significance.</w:t>
      </w:r>
      <w:ins w:id="464" w:author="Vetle Lars Wisløff Sandring" w:date="2023-11-30T19:34:00Z">
        <w:r w:rsidR="004544F6" w:rsidRPr="00E54CDD">
          <w:rPr>
            <w:rStyle w:val="FootnoteReference"/>
            <w:lang w:val="en-GB"/>
            <w:rPrChange w:id="465" w:author="Vetle Lars Wisløff Sandring" w:date="2023-11-30T21:44:00Z">
              <w:rPr>
                <w:rStyle w:val="FootnoteReference"/>
                <w:lang w:val="en-US"/>
              </w:rPr>
            </w:rPrChange>
          </w:rPr>
          <w:footnoteReference w:id="14"/>
        </w:r>
      </w:ins>
      <w:r w:rsidRPr="00E54CDD">
        <w:rPr>
          <w:lang w:val="en-GB"/>
          <w:rPrChange w:id="472" w:author="Vetle Lars Wisløff Sandring" w:date="2023-11-30T21:44:00Z">
            <w:rPr>
              <w:lang w:val="en-US"/>
            </w:rPr>
          </w:rPrChange>
        </w:rPr>
        <w:t xml:space="preserve"> </w:t>
      </w:r>
      <w:del w:id="473" w:author="Vetle Lars Wisløff Sandring" w:date="2023-11-14T15:17:00Z">
        <w:r w:rsidRPr="00E54CDD" w:rsidDel="00C23139">
          <w:rPr>
            <w:lang w:val="en-GB"/>
            <w:rPrChange w:id="474" w:author="Vetle Lars Wisløff Sandring" w:date="2023-11-30T21:44:00Z">
              <w:rPr>
                <w:lang w:val="en-US"/>
              </w:rPr>
            </w:rPrChange>
          </w:rPr>
          <w:delText xml:space="preserve">This way, the interpretations which journalists make are highly connected with the situation where the past is made relevant. </w:delText>
        </w:r>
      </w:del>
      <w:r w:rsidRPr="00E54CDD">
        <w:rPr>
          <w:lang w:val="en-GB"/>
          <w:rPrChange w:id="475" w:author="Vetle Lars Wisløff Sandring" w:date="2023-11-30T21:44:00Z">
            <w:rPr>
              <w:lang w:val="en-US"/>
            </w:rPr>
          </w:rPrChange>
        </w:rPr>
        <w:t xml:space="preserve">This direct invocation of the past to elucidate current news, as identified by Zelizer, underscores the influential role journalists play in shaping the narrative surrounding the Alta-controversy and its impact on the present. By weaving the historical content into a narrative that explains contemporary situations, journalists infuse the Alta-controversy with a tangible effect on the present moment. </w:t>
      </w:r>
      <w:del w:id="476" w:author="Vetle Lars Wisløff Sandring" w:date="2023-11-14T15:18:00Z">
        <w:r w:rsidRPr="00E54CDD" w:rsidDel="00C23139">
          <w:rPr>
            <w:lang w:val="en-GB"/>
            <w:rPrChange w:id="477" w:author="Vetle Lars Wisløff Sandring" w:date="2023-11-30T21:44:00Z">
              <w:rPr>
                <w:lang w:val="en-US"/>
              </w:rPr>
            </w:rPrChange>
          </w:rPr>
          <w:delText xml:space="preserve">This strategic use of the past as an explanatory tool not only alters the perceived meaning and importance of the event but also establishes a profound connection between historical interpretations and the ongoing context in which the past is rendered relevant. </w:delText>
        </w:r>
      </w:del>
      <w:r w:rsidRPr="00E54CDD">
        <w:rPr>
          <w:lang w:val="en-GB"/>
          <w:rPrChange w:id="478" w:author="Vetle Lars Wisløff Sandring" w:date="2023-11-30T21:44:00Z">
            <w:rPr>
              <w:lang w:val="en-US"/>
            </w:rPr>
          </w:rPrChange>
        </w:rPr>
        <w:t>In essence, the interpretations crafted by journalists serve as dynamic bridges, linking the historical with the contemporary and actively influencing the collective understanding of the Alta-controversy in the present-day discourse.</w:t>
      </w:r>
      <w:r w:rsidRPr="00E54CDD">
        <w:rPr>
          <w:vertAlign w:val="superscript"/>
          <w:lang w:val="en-GB"/>
          <w:rPrChange w:id="479" w:author="Vetle Lars Wisløff Sandring" w:date="2023-11-30T21:44:00Z">
            <w:rPr>
              <w:vertAlign w:val="superscript"/>
              <w:lang w:val="en-US"/>
            </w:rPr>
          </w:rPrChange>
        </w:rPr>
        <w:footnoteReference w:id="15"/>
      </w:r>
    </w:p>
    <w:p w14:paraId="6E4D345B" w14:textId="77777777" w:rsidR="00091616" w:rsidRPr="00E54CDD" w:rsidDel="00ED7EFD" w:rsidRDefault="00091616" w:rsidP="00091616">
      <w:pPr>
        <w:rPr>
          <w:del w:id="488" w:author="Vetle Lars Wisløff Sandring" w:date="2023-11-30T19:50:00Z"/>
          <w:lang w:val="en-GB"/>
          <w:rPrChange w:id="489" w:author="Vetle Lars Wisløff Sandring" w:date="2023-11-30T21:44:00Z">
            <w:rPr>
              <w:del w:id="490" w:author="Vetle Lars Wisløff Sandring" w:date="2023-11-30T19:50:00Z"/>
              <w:lang w:val="en-US"/>
            </w:rPr>
          </w:rPrChange>
        </w:rPr>
      </w:pPr>
    </w:p>
    <w:p w14:paraId="22DE72BC" w14:textId="4BA129EC" w:rsidR="00091616" w:rsidRPr="00E54CDD" w:rsidDel="00ED7EFD" w:rsidRDefault="00091616" w:rsidP="00091616">
      <w:pPr>
        <w:rPr>
          <w:del w:id="491" w:author="Vetle Lars Wisløff Sandring" w:date="2023-11-30T19:50:00Z"/>
          <w:lang w:val="en-GB"/>
          <w:rPrChange w:id="492" w:author="Vetle Lars Wisløff Sandring" w:date="2023-11-30T21:44:00Z">
            <w:rPr>
              <w:del w:id="493" w:author="Vetle Lars Wisløff Sandring" w:date="2023-11-30T19:50:00Z"/>
              <w:lang w:val="en-US"/>
            </w:rPr>
          </w:rPrChange>
        </w:rPr>
      </w:pPr>
      <w:del w:id="494" w:author="Vetle Lars Wisløff Sandring" w:date="2023-11-30T19:50:00Z">
        <w:r w:rsidRPr="00E54CDD" w:rsidDel="00ED7EFD">
          <w:rPr>
            <w:highlight w:val="yellow"/>
            <w:lang w:val="en-GB"/>
            <w:rPrChange w:id="495" w:author="Vetle Lars Wisløff Sandring" w:date="2023-11-30T21:44:00Z">
              <w:rPr>
                <w:highlight w:val="yellow"/>
                <w:lang w:val="en-US"/>
              </w:rPr>
            </w:rPrChange>
          </w:rPr>
          <w:delText>Jill Edy contends that newspapers serve as vital arenas where diverse narratives converge and engage in a discourse to interpret the past. How do they do this? How is this relevant to our study?</w:delText>
        </w:r>
      </w:del>
    </w:p>
    <w:p w14:paraId="4AE44A86" w14:textId="77777777" w:rsidR="00091616" w:rsidRPr="00E54CDD" w:rsidRDefault="00091616" w:rsidP="00091616">
      <w:pPr>
        <w:rPr>
          <w:lang w:val="en-GB"/>
          <w:rPrChange w:id="496" w:author="Vetle Lars Wisløff Sandring" w:date="2023-11-30T21:44:00Z">
            <w:rPr>
              <w:lang w:val="en-US"/>
            </w:rPr>
          </w:rPrChange>
        </w:rPr>
      </w:pPr>
    </w:p>
    <w:p w14:paraId="330BC14F" w14:textId="03448582" w:rsidR="00091616" w:rsidRPr="00E54CDD" w:rsidRDefault="00091616" w:rsidP="00091616">
      <w:pPr>
        <w:rPr>
          <w:lang w:val="en-GB"/>
          <w:rPrChange w:id="497" w:author="Vetle Lars Wisløff Sandring" w:date="2023-11-30T21:44:00Z">
            <w:rPr>
              <w:lang w:val="en-US"/>
            </w:rPr>
          </w:rPrChange>
        </w:rPr>
      </w:pPr>
      <w:r w:rsidRPr="00E54CDD">
        <w:rPr>
          <w:lang w:val="en-GB"/>
          <w:rPrChange w:id="498" w:author="Vetle Lars Wisløff Sandring" w:date="2023-11-30T21:44:00Z">
            <w:rPr>
              <w:lang w:val="en-US"/>
            </w:rPr>
          </w:rPrChange>
        </w:rPr>
        <w:t xml:space="preserve"> However, within the realm of newspapers, these narratives must eventually coalesce to present a cohesive meaning and moral to future societies. Edy argues that both journalists and audiences seek coherent stories that provide an illusion of objective reality, emphasizing the prevailing idea that only one true narrative can exist at any given moment.  </w:t>
      </w:r>
    </w:p>
    <w:p w14:paraId="7C6C4D67" w14:textId="77777777" w:rsidR="00091616" w:rsidRPr="00E54CDD" w:rsidRDefault="00091616" w:rsidP="00091616">
      <w:pPr>
        <w:rPr>
          <w:lang w:val="en-GB"/>
          <w:rPrChange w:id="499" w:author="Vetle Lars Wisløff Sandring" w:date="2023-11-30T21:44:00Z">
            <w:rPr>
              <w:lang w:val="en-US"/>
            </w:rPr>
          </w:rPrChange>
        </w:rPr>
      </w:pPr>
    </w:p>
    <w:p w14:paraId="6503CA3D" w14:textId="63D7567B" w:rsidR="00091616" w:rsidRPr="00E54CDD" w:rsidRDefault="00091616" w:rsidP="00091616">
      <w:pPr>
        <w:rPr>
          <w:ins w:id="500" w:author="Vetle Lars Wisløff Sandring" w:date="2023-11-30T19:50:00Z"/>
          <w:lang w:val="en-GB"/>
          <w:rPrChange w:id="501" w:author="Vetle Lars Wisløff Sandring" w:date="2023-11-30T21:44:00Z">
            <w:rPr>
              <w:ins w:id="502" w:author="Vetle Lars Wisløff Sandring" w:date="2023-11-30T19:50:00Z"/>
              <w:lang w:val="en-US"/>
            </w:rPr>
          </w:rPrChange>
        </w:rPr>
      </w:pPr>
      <w:del w:id="503" w:author="Vetle Lars Wisløff Sandring" w:date="2023-11-14T15:29:00Z">
        <w:r w:rsidRPr="00E54CDD" w:rsidDel="00E65FE6">
          <w:rPr>
            <w:lang w:val="en-GB"/>
            <w:rPrChange w:id="504" w:author="Vetle Lars Wisløff Sandring" w:date="2023-11-30T21:44:00Z">
              <w:rPr>
                <w:lang w:val="en-US"/>
              </w:rPr>
            </w:rPrChange>
          </w:rPr>
          <w:delText xml:space="preserve">This study allows us to determine how the meaning of the Alta-controversy is negotiated in newspapers. </w:delText>
        </w:r>
      </w:del>
      <w:r w:rsidRPr="00E54CDD">
        <w:rPr>
          <w:lang w:val="en-GB"/>
          <w:rPrChange w:id="505" w:author="Vetle Lars Wisløff Sandring" w:date="2023-11-30T21:44:00Z">
            <w:rPr>
              <w:lang w:val="en-US"/>
            </w:rPr>
          </w:rPrChange>
        </w:rPr>
        <w:t xml:space="preserve">One can imagine several roles that newspapers have in the creation of collective memories regarding the Alta-controversy. The most obvious one is as arenas where different and conflicting narratives surface and debate the meaning of the event, and the event remains relevant as an unresolved conflict. </w:t>
      </w:r>
      <w:del w:id="506" w:author="Vetle Lars Wisløff Sandring" w:date="2023-11-14T15:11:00Z">
        <w:r w:rsidRPr="00E54CDD" w:rsidDel="00C23139">
          <w:rPr>
            <w:lang w:val="en-GB"/>
            <w:rPrChange w:id="507" w:author="Vetle Lars Wisløff Sandring" w:date="2023-11-30T21:44:00Z">
              <w:rPr>
                <w:lang w:val="en-US"/>
              </w:rPr>
            </w:rPrChange>
          </w:rPr>
          <w:delText xml:space="preserve">In this sense, we are not talking about one collective memory of the event but rather various narratives which may or may not be contradictive, following the idea that collective memories are fundamentally contestable. </w:delText>
        </w:r>
      </w:del>
      <w:r w:rsidRPr="00E54CDD">
        <w:rPr>
          <w:lang w:val="en-GB"/>
          <w:rPrChange w:id="508" w:author="Vetle Lars Wisløff Sandring" w:date="2023-11-30T21:44:00Z">
            <w:rPr>
              <w:lang w:val="en-US"/>
            </w:rPr>
          </w:rPrChange>
        </w:rPr>
        <w:t xml:space="preserve">However, we can also imagine </w:t>
      </w:r>
      <w:r w:rsidRPr="00E54CDD">
        <w:rPr>
          <w:lang w:val="en-GB"/>
          <w:rPrChange w:id="509" w:author="Vetle Lars Wisløff Sandring" w:date="2023-11-30T21:44:00Z">
            <w:rPr>
              <w:lang w:val="en-US"/>
            </w:rPr>
          </w:rPrChange>
        </w:rPr>
        <w:lastRenderedPageBreak/>
        <w:t xml:space="preserve">that one of the conflicting narratives from the Alta-controversy becomes dominating over time, and other views exist only as marginal counter-memories. </w:t>
      </w:r>
      <w:del w:id="510" w:author="Vetle Lars Wisløff Sandring" w:date="2023-11-14T15:31:00Z">
        <w:r w:rsidRPr="00E54CDD" w:rsidDel="00AD3CD7">
          <w:rPr>
            <w:lang w:val="en-GB"/>
            <w:rPrChange w:id="511" w:author="Vetle Lars Wisløff Sandring" w:date="2023-11-30T21:44:00Z">
              <w:rPr>
                <w:lang w:val="en-US"/>
              </w:rPr>
            </w:rPrChange>
          </w:rPr>
          <w:delText>In this sense, the</w:delText>
        </w:r>
      </w:del>
      <w:ins w:id="512" w:author="Vetle Lars Wisløff Sandring" w:date="2023-11-14T15:31:00Z">
        <w:r w:rsidRPr="00E54CDD">
          <w:rPr>
            <w:lang w:val="en-GB"/>
            <w:rPrChange w:id="513" w:author="Vetle Lars Wisløff Sandring" w:date="2023-11-30T21:44:00Z">
              <w:rPr>
                <w:lang w:val="en-US"/>
              </w:rPr>
            </w:rPrChange>
          </w:rPr>
          <w:t>The</w:t>
        </w:r>
      </w:ins>
      <w:r w:rsidRPr="00E54CDD">
        <w:rPr>
          <w:lang w:val="en-GB"/>
          <w:rPrChange w:id="514" w:author="Vetle Lars Wisløff Sandring" w:date="2023-11-30T21:44:00Z">
            <w:rPr>
              <w:lang w:val="en-US"/>
            </w:rPr>
          </w:rPrChange>
        </w:rPr>
        <w:t xml:space="preserve"> newspapers function as arenas where the hegemonic memory of the Alta-controversy is repeated and solidified. A third option is that a new narrative of the conflict is created in posterity, which does not coincide with any of the narratives from the conflict itself. Rather, the meaning of the event is </w:t>
      </w:r>
      <w:del w:id="515" w:author="Vetle Lars Wisløff Sandring" w:date="2023-11-14T15:32:00Z">
        <w:r w:rsidRPr="00E54CDD" w:rsidDel="00AD3CD7">
          <w:rPr>
            <w:lang w:val="en-GB"/>
            <w:rPrChange w:id="516" w:author="Vetle Lars Wisløff Sandring" w:date="2023-11-30T21:44:00Z">
              <w:rPr>
                <w:lang w:val="en-US"/>
              </w:rPr>
            </w:rPrChange>
          </w:rPr>
          <w:delText xml:space="preserve">intricately </w:delText>
        </w:r>
      </w:del>
      <w:r w:rsidRPr="00E54CDD">
        <w:rPr>
          <w:lang w:val="en-GB"/>
          <w:rPrChange w:id="517" w:author="Vetle Lars Wisløff Sandring" w:date="2023-11-30T21:44:00Z">
            <w:rPr>
              <w:lang w:val="en-US"/>
            </w:rPr>
          </w:rPrChange>
        </w:rPr>
        <w:t xml:space="preserve">tied to its perceived impact on society, and newspapers serve as </w:t>
      </w:r>
      <w:del w:id="518" w:author="Vetle Lars Wisløff Sandring" w:date="2023-11-14T15:32:00Z">
        <w:r w:rsidRPr="00E54CDD" w:rsidDel="00AD3CD7">
          <w:rPr>
            <w:lang w:val="en-GB"/>
            <w:rPrChange w:id="519" w:author="Vetle Lars Wisløff Sandring" w:date="2023-11-30T21:44:00Z">
              <w:rPr>
                <w:lang w:val="en-US"/>
              </w:rPr>
            </w:rPrChange>
          </w:rPr>
          <w:delText xml:space="preserve">dynamic </w:delText>
        </w:r>
      </w:del>
      <w:r w:rsidRPr="00E54CDD">
        <w:rPr>
          <w:lang w:val="en-GB"/>
          <w:rPrChange w:id="520" w:author="Vetle Lars Wisløff Sandring" w:date="2023-11-30T21:44:00Z">
            <w:rPr>
              <w:lang w:val="en-US"/>
            </w:rPr>
          </w:rPrChange>
        </w:rPr>
        <w:t xml:space="preserve">spaces where the negotiation and evolution of collective memory take place, shaping the narrative </w:t>
      </w:r>
      <w:del w:id="521" w:author="Vetle Lars Wisløff Sandring" w:date="2023-11-14T15:32:00Z">
        <w:r w:rsidRPr="00E54CDD" w:rsidDel="00AD3CD7">
          <w:rPr>
            <w:lang w:val="en-GB"/>
            <w:rPrChange w:id="522" w:author="Vetle Lars Wisløff Sandring" w:date="2023-11-30T21:44:00Z">
              <w:rPr>
                <w:lang w:val="en-US"/>
              </w:rPr>
            </w:rPrChange>
          </w:rPr>
          <w:delText xml:space="preserve">of the Alta-controversy </w:delText>
        </w:r>
      </w:del>
      <w:r w:rsidRPr="00E54CDD">
        <w:rPr>
          <w:lang w:val="en-GB"/>
          <w:rPrChange w:id="523" w:author="Vetle Lars Wisløff Sandring" w:date="2023-11-30T21:44:00Z">
            <w:rPr>
              <w:lang w:val="en-US"/>
            </w:rPr>
          </w:rPrChange>
        </w:rPr>
        <w:t>in ways that extend beyond the immediate conflict.</w:t>
      </w:r>
      <w:ins w:id="524" w:author="Vetle Lars Wisløff Sandring" w:date="2023-11-30T19:50:00Z">
        <w:r w:rsidR="00ED7EFD" w:rsidRPr="00E54CDD">
          <w:rPr>
            <w:lang w:val="en-GB"/>
            <w:rPrChange w:id="525" w:author="Vetle Lars Wisløff Sandring" w:date="2023-11-30T21:44:00Z">
              <w:rPr>
                <w:lang w:val="en-US"/>
              </w:rPr>
            </w:rPrChange>
          </w:rPr>
          <w:t xml:space="preserve"> </w:t>
        </w:r>
      </w:ins>
      <w:ins w:id="526" w:author="Vetle Lars Wisløff Sandring" w:date="2023-11-30T19:51:00Z">
        <w:r w:rsidR="00ED7EFD" w:rsidRPr="00E54CDD">
          <w:rPr>
            <w:lang w:val="en-GB"/>
            <w:rPrChange w:id="527" w:author="Vetle Lars Wisløff Sandring" w:date="2023-11-30T21:44:00Z">
              <w:rPr>
                <w:lang w:val="en-US"/>
              </w:rPr>
            </w:rPrChange>
          </w:rPr>
          <w:t xml:space="preserve">By using </w:t>
        </w:r>
      </w:ins>
      <w:ins w:id="528" w:author="Vetle Lars Wisløff Sandring" w:date="2023-11-30T19:52:00Z">
        <w:r w:rsidR="00ED7EFD" w:rsidRPr="00E54CDD">
          <w:rPr>
            <w:lang w:val="en-GB"/>
            <w:rPrChange w:id="529" w:author="Vetle Lars Wisløff Sandring" w:date="2023-11-30T21:44:00Z">
              <w:rPr>
                <w:lang w:val="en-US"/>
              </w:rPr>
            </w:rPrChange>
          </w:rPr>
          <w:t xml:space="preserve">excerpts from </w:t>
        </w:r>
      </w:ins>
      <w:ins w:id="530" w:author="Vetle Lars Wisløff Sandring" w:date="2023-11-30T19:51:00Z">
        <w:r w:rsidR="00ED7EFD" w:rsidRPr="00E54CDD">
          <w:rPr>
            <w:lang w:val="en-GB"/>
            <w:rPrChange w:id="531" w:author="Vetle Lars Wisløff Sandring" w:date="2023-11-30T21:44:00Z">
              <w:rPr>
                <w:lang w:val="en-US"/>
              </w:rPr>
            </w:rPrChange>
          </w:rPr>
          <w:t xml:space="preserve">newspapers as our primary data we </w:t>
        </w:r>
      </w:ins>
      <w:ins w:id="532" w:author="Vetle Lars Wisløff Sandring" w:date="2023-11-30T19:54:00Z">
        <w:r w:rsidR="00ED7EFD" w:rsidRPr="00E54CDD">
          <w:rPr>
            <w:lang w:val="en-GB"/>
            <w:rPrChange w:id="533" w:author="Vetle Lars Wisløff Sandring" w:date="2023-11-30T21:44:00Z">
              <w:rPr>
                <w:lang w:val="en-US"/>
              </w:rPr>
            </w:rPrChange>
          </w:rPr>
          <w:t>can</w:t>
        </w:r>
      </w:ins>
      <w:ins w:id="534" w:author="Vetle Lars Wisløff Sandring" w:date="2023-11-30T19:51:00Z">
        <w:r w:rsidR="00ED7EFD" w:rsidRPr="00E54CDD">
          <w:rPr>
            <w:lang w:val="en-GB"/>
            <w:rPrChange w:id="535" w:author="Vetle Lars Wisløff Sandring" w:date="2023-11-30T21:44:00Z">
              <w:rPr>
                <w:lang w:val="en-US"/>
              </w:rPr>
            </w:rPrChange>
          </w:rPr>
          <w:t xml:space="preserve"> explore how these memory arenas </w:t>
        </w:r>
      </w:ins>
      <w:ins w:id="536" w:author="Vetle Lars Wisløff Sandring" w:date="2023-11-30T19:52:00Z">
        <w:r w:rsidR="00ED7EFD" w:rsidRPr="00E54CDD">
          <w:rPr>
            <w:lang w:val="en-GB"/>
            <w:rPrChange w:id="537" w:author="Vetle Lars Wisløff Sandring" w:date="2023-11-30T21:44:00Z">
              <w:rPr>
                <w:lang w:val="en-US"/>
              </w:rPr>
            </w:rPrChange>
          </w:rPr>
          <w:t xml:space="preserve">are navigated throughout the entire period. Edy’s </w:t>
        </w:r>
      </w:ins>
      <w:ins w:id="538" w:author="Vetle Lars Wisløff Sandring" w:date="2023-11-30T19:53:00Z">
        <w:r w:rsidR="00ED7EFD" w:rsidRPr="00E54CDD">
          <w:rPr>
            <w:lang w:val="en-GB"/>
            <w:rPrChange w:id="539" w:author="Vetle Lars Wisløff Sandring" w:date="2023-11-30T21:44:00Z">
              <w:rPr>
                <w:lang w:val="en-US"/>
              </w:rPr>
            </w:rPrChange>
          </w:rPr>
          <w:t>view on memory making in newspapers</w:t>
        </w:r>
      </w:ins>
      <w:ins w:id="540" w:author="Vetle Lars Wisløff Sandring" w:date="2023-11-30T19:52:00Z">
        <w:r w:rsidR="00ED7EFD" w:rsidRPr="00E54CDD">
          <w:rPr>
            <w:lang w:val="en-GB"/>
            <w:rPrChange w:id="541" w:author="Vetle Lars Wisløff Sandring" w:date="2023-11-30T21:44:00Z">
              <w:rPr>
                <w:lang w:val="en-US"/>
              </w:rPr>
            </w:rPrChange>
          </w:rPr>
          <w:t xml:space="preserve"> serves both as a </w:t>
        </w:r>
      </w:ins>
      <w:ins w:id="542" w:author="Vetle Lars Wisløff Sandring" w:date="2023-11-30T19:53:00Z">
        <w:r w:rsidR="00ED7EFD" w:rsidRPr="00E54CDD">
          <w:rPr>
            <w:lang w:val="en-GB"/>
            <w:rPrChange w:id="543" w:author="Vetle Lars Wisløff Sandring" w:date="2023-11-30T21:44:00Z">
              <w:rPr>
                <w:lang w:val="en-US"/>
              </w:rPr>
            </w:rPrChange>
          </w:rPr>
          <w:t xml:space="preserve">guide and as a polemic to our research, as presented in this paper. </w:t>
        </w:r>
      </w:ins>
      <w:ins w:id="544" w:author="Vetle Lars Wisløff Sandring" w:date="2023-11-30T19:52:00Z">
        <w:r w:rsidR="00ED7EFD" w:rsidRPr="00E54CDD">
          <w:rPr>
            <w:lang w:val="en-GB"/>
            <w:rPrChange w:id="545" w:author="Vetle Lars Wisløff Sandring" w:date="2023-11-30T21:44:00Z">
              <w:rPr>
                <w:lang w:val="en-US"/>
              </w:rPr>
            </w:rPrChange>
          </w:rPr>
          <w:t xml:space="preserve"> </w:t>
        </w:r>
      </w:ins>
    </w:p>
    <w:p w14:paraId="72799EF7" w14:textId="77777777" w:rsidR="00ED7EFD" w:rsidRPr="00E54CDD" w:rsidRDefault="00ED7EFD" w:rsidP="00091616">
      <w:pPr>
        <w:rPr>
          <w:lang w:val="en-GB"/>
          <w:rPrChange w:id="546" w:author="Vetle Lars Wisløff Sandring" w:date="2023-11-30T21:44:00Z">
            <w:rPr>
              <w:lang w:val="en-US"/>
            </w:rPr>
          </w:rPrChange>
        </w:rPr>
      </w:pPr>
    </w:p>
    <w:p w14:paraId="5D727E7E" w14:textId="77777777" w:rsidR="00091616" w:rsidRPr="00E54CDD" w:rsidDel="0035582C" w:rsidRDefault="00091616" w:rsidP="00091616">
      <w:pPr>
        <w:rPr>
          <w:del w:id="547" w:author="Vetle Lars Wisløff Sandring" w:date="2023-11-14T15:18:00Z"/>
          <w:highlight w:val="yellow"/>
          <w:lang w:val="en-GB"/>
          <w:rPrChange w:id="548" w:author="Vetle Lars Wisløff Sandring" w:date="2023-11-30T21:44:00Z">
            <w:rPr>
              <w:del w:id="549" w:author="Vetle Lars Wisløff Sandring" w:date="2023-11-14T15:18:00Z"/>
              <w:highlight w:val="yellow"/>
              <w:lang w:val="en-US"/>
            </w:rPr>
          </w:rPrChange>
        </w:rPr>
      </w:pPr>
      <w:del w:id="550" w:author="Vetle Lars Wisløff Sandring" w:date="2023-11-14T15:18:00Z">
        <w:r w:rsidRPr="00E54CDD" w:rsidDel="00C23139">
          <w:rPr>
            <w:highlight w:val="yellow"/>
            <w:lang w:val="en-GB"/>
            <w:rPrChange w:id="551" w:author="Vetle Lars Wisløff Sandring" w:date="2023-11-30T21:44:00Z">
              <w:rPr>
                <w:highlight w:val="yellow"/>
                <w:lang w:val="en-US"/>
              </w:rPr>
            </w:rPrChange>
          </w:rPr>
          <w:delText>Identifying these events where the Alta-controversy is made relevant will, therefore, also demonstrate the meaning of the Alta-controversy to later society. Edy additionally suggests that conflicts that result in policy changes have a large impact on later society, which in turn can have retrodictive power on the memory of the event. Edy exemplifies this with the Watts Rios in Los Angeles that resulted in welfare programs. This implied that the event was set off by economic and social deprivation, and other important perspectives which were equally important to the conflict, such as the tension between police and community, became overlooked.</w:delText>
        </w:r>
        <w:r w:rsidRPr="00E54CDD" w:rsidDel="00C23139">
          <w:rPr>
            <w:highlight w:val="yellow"/>
            <w:vertAlign w:val="superscript"/>
            <w:lang w:val="en-GB"/>
            <w:rPrChange w:id="552" w:author="Vetle Lars Wisløff Sandring" w:date="2023-11-30T21:44:00Z">
              <w:rPr>
                <w:highlight w:val="yellow"/>
                <w:vertAlign w:val="superscript"/>
                <w:lang w:val="en-US"/>
              </w:rPr>
            </w:rPrChange>
          </w:rPr>
          <w:footnoteReference w:id="16"/>
        </w:r>
        <w:r w:rsidRPr="00E54CDD" w:rsidDel="00C23139">
          <w:rPr>
            <w:highlight w:val="yellow"/>
            <w:lang w:val="en-GB"/>
            <w:rPrChange w:id="566" w:author="Vetle Lars Wisløff Sandring" w:date="2023-11-30T21:44:00Z">
              <w:rPr>
                <w:highlight w:val="yellow"/>
                <w:lang w:val="en-US"/>
              </w:rPr>
            </w:rPrChange>
          </w:rPr>
          <w:delText xml:space="preserve"> According to Edy, this tendency to reason backwards from the present is a desire amongst both journalists and audiences, which leads to adapting the details of the events to fit the meaning of the story. This way, the story becomes more coherent, and the narrative unequivocally supports the meaning of the event as projected to the present. This way, the narrative will become ever more simplistic and condensed as time passes. Newspapers focus primarily on the meaning of the past and seldom go into the details of the event itself. </w:delText>
        </w:r>
      </w:del>
    </w:p>
    <w:p w14:paraId="0C6B9D0A" w14:textId="2524ACE9" w:rsidR="00091616" w:rsidRPr="00E54CDD" w:rsidDel="00ED7EFD" w:rsidRDefault="00091616" w:rsidP="00091616">
      <w:pPr>
        <w:rPr>
          <w:del w:id="567" w:author="Vetle Lars Wisløff Sandring" w:date="2023-11-30T19:54:00Z"/>
          <w:lang w:val="en-GB"/>
          <w:rPrChange w:id="568" w:author="Vetle Lars Wisløff Sandring" w:date="2023-11-30T21:44:00Z">
            <w:rPr>
              <w:del w:id="569" w:author="Vetle Lars Wisløff Sandring" w:date="2023-11-30T19:54:00Z"/>
              <w:lang w:val="en-US"/>
            </w:rPr>
          </w:rPrChange>
        </w:rPr>
      </w:pPr>
      <w:ins w:id="570" w:author="Sigurd Sælthun" w:date="2023-11-17T10:06:00Z">
        <w:del w:id="571" w:author="Vetle Lars Wisløff Sandring" w:date="2023-11-30T19:54:00Z">
          <w:r w:rsidRPr="00E54CDD" w:rsidDel="00ED7EFD">
            <w:rPr>
              <w:highlight w:val="yellow"/>
              <w:lang w:val="en-GB"/>
              <w:rPrChange w:id="572" w:author="Vetle Lars Wisløff Sandring" w:date="2023-11-30T21:44:00Z">
                <w:rPr>
                  <w:highlight w:val="yellow"/>
                  <w:lang w:val="nb-NO"/>
                </w:rPr>
              </w:rPrChange>
            </w:rPr>
            <w:delText>Edy påstår at commemorati</w:delText>
          </w:r>
        </w:del>
      </w:ins>
      <w:ins w:id="573" w:author="Sigurd Sælthun" w:date="2023-11-17T10:07:00Z">
        <w:del w:id="574" w:author="Vetle Lars Wisløff Sandring" w:date="2023-11-30T19:54:00Z">
          <w:r w:rsidRPr="00E54CDD" w:rsidDel="00ED7EFD">
            <w:rPr>
              <w:highlight w:val="yellow"/>
              <w:lang w:val="en-GB"/>
              <w:rPrChange w:id="575" w:author="Vetle Lars Wisløff Sandring" w:date="2023-11-30T21:44:00Z">
                <w:rPr>
                  <w:highlight w:val="yellow"/>
                  <w:lang w:val="nb-NO"/>
                </w:rPr>
              </w:rPrChange>
            </w:rPr>
            <w:delText xml:space="preserve">ons er den einaste gongen fortida kan reevaluerast krtisisk, samstundes som ho seier at dei også er selektive og utelater ofte store deler av hendelseforløpet. </w:delText>
          </w:r>
          <w:r w:rsidRPr="00E54CDD" w:rsidDel="00ED7EFD">
            <w:rPr>
              <w:highlight w:val="yellow"/>
              <w:lang w:val="en-GB"/>
              <w:rPrChange w:id="576" w:author="Vetle Lars Wisløff Sandring" w:date="2023-11-30T21:44:00Z">
                <w:rPr>
                  <w:lang w:val="nb-NO"/>
                </w:rPr>
              </w:rPrChange>
            </w:rPr>
            <w:delText>Argumenterar ho ikkje her mot seg sjølv</w:delText>
          </w:r>
        </w:del>
      </w:ins>
      <w:ins w:id="577" w:author="Sigurd Sælthun" w:date="2023-11-17T10:08:00Z">
        <w:del w:id="578" w:author="Vetle Lars Wisløff Sandring" w:date="2023-11-30T19:54:00Z">
          <w:r w:rsidRPr="00E54CDD" w:rsidDel="00ED7EFD">
            <w:rPr>
              <w:highlight w:val="yellow"/>
              <w:lang w:val="en-GB"/>
              <w:rPrChange w:id="579" w:author="Vetle Lars Wisløff Sandring" w:date="2023-11-30T21:44:00Z">
                <w:rPr>
                  <w:lang w:val="nb-NO"/>
                </w:rPr>
              </w:rPrChange>
            </w:rPr>
            <w:delText>, ved at commemorations både er kritiske og ukritiske refortellingar av fortida? S</w:delText>
          </w:r>
        </w:del>
      </w:ins>
      <w:ins w:id="580" w:author="Sigurd Sælthun" w:date="2023-11-17T10:09:00Z">
        <w:del w:id="581" w:author="Vetle Lars Wisløff Sandring" w:date="2023-11-30T19:54:00Z">
          <w:r w:rsidRPr="00E54CDD" w:rsidDel="00ED7EFD">
            <w:rPr>
              <w:highlight w:val="yellow"/>
              <w:lang w:val="en-GB"/>
              <w:rPrChange w:id="582" w:author="Vetle Lars Wisløff Sandring" w:date="2023-11-30T21:44:00Z">
                <w:rPr>
                  <w:lang w:val="nb-NO"/>
                </w:rPr>
              </w:rPrChange>
            </w:rPr>
            <w:delText>110</w:delText>
          </w:r>
        </w:del>
      </w:ins>
    </w:p>
    <w:p w14:paraId="7202435C" w14:textId="77777777" w:rsidR="00091616" w:rsidRPr="00E54CDD" w:rsidDel="00ED7EFD" w:rsidRDefault="00091616" w:rsidP="00091616">
      <w:pPr>
        <w:rPr>
          <w:ins w:id="583" w:author="Sigurd Sælthun" w:date="2023-11-17T10:06:00Z"/>
          <w:del w:id="584" w:author="Vetle Lars Wisløff Sandring" w:date="2023-11-30T19:54:00Z"/>
          <w:lang w:val="en-GB"/>
          <w:rPrChange w:id="585" w:author="Vetle Lars Wisløff Sandring" w:date="2023-11-30T21:44:00Z">
            <w:rPr>
              <w:ins w:id="586" w:author="Sigurd Sælthun" w:date="2023-11-17T10:06:00Z"/>
              <w:del w:id="587" w:author="Vetle Lars Wisløff Sandring" w:date="2023-11-30T19:54:00Z"/>
              <w:lang w:val="en-US"/>
            </w:rPr>
          </w:rPrChange>
        </w:rPr>
      </w:pPr>
    </w:p>
    <w:p w14:paraId="17744660" w14:textId="77777777" w:rsidR="00091616" w:rsidRPr="00E54CDD" w:rsidRDefault="00091616" w:rsidP="00091616">
      <w:pPr>
        <w:pStyle w:val="Heading2"/>
        <w:rPr>
          <w:lang w:val="en-GB"/>
          <w:rPrChange w:id="588" w:author="Vetle Lars Wisløff Sandring" w:date="2023-11-30T21:44:00Z">
            <w:rPr>
              <w:lang w:val="en-US"/>
            </w:rPr>
          </w:rPrChange>
        </w:rPr>
      </w:pPr>
      <w:r w:rsidRPr="00E54CDD">
        <w:rPr>
          <w:lang w:val="en-GB"/>
          <w:rPrChange w:id="589" w:author="Vetle Lars Wisløff Sandring" w:date="2023-11-30T21:44:00Z">
            <w:rPr>
              <w:lang w:val="en-US"/>
            </w:rPr>
          </w:rPrChange>
        </w:rPr>
        <w:t>How can NLP used on newspapers make the analysis of the collective memory of the Alta-controversy more representative?</w:t>
      </w:r>
    </w:p>
    <w:p w14:paraId="62BC9E20" w14:textId="29F6D929" w:rsidR="00091616" w:rsidRPr="00E54CDD" w:rsidDel="00111507" w:rsidRDefault="00091616" w:rsidP="00091616">
      <w:pPr>
        <w:rPr>
          <w:del w:id="590" w:author="Vetle Lars Wisløff Sandring" w:date="2023-11-30T19:59:00Z"/>
          <w:lang w:val="en-GB"/>
          <w:rPrChange w:id="591" w:author="Vetle Lars Wisløff Sandring" w:date="2023-11-30T21:44:00Z">
            <w:rPr>
              <w:del w:id="592" w:author="Vetle Lars Wisløff Sandring" w:date="2023-11-30T19:59:00Z"/>
              <w:lang w:val="en-US"/>
            </w:rPr>
          </w:rPrChange>
        </w:rPr>
      </w:pPr>
      <w:del w:id="593" w:author="Vetle Lars Wisløff Sandring" w:date="2023-11-14T15:19:00Z">
        <w:r w:rsidRPr="00E54CDD" w:rsidDel="00C23139">
          <w:rPr>
            <w:lang w:val="en-GB"/>
            <w:rPrChange w:id="594" w:author="Vetle Lars Wisløff Sandring" w:date="2023-11-30T21:44:00Z">
              <w:rPr>
                <w:lang w:val="en-US"/>
              </w:rPr>
            </w:rPrChange>
          </w:rPr>
          <w:delText xml:space="preserve">One common critique against the concept of collective memory is that it assumes a homogenous view of the past within the collective. </w:delText>
        </w:r>
      </w:del>
      <w:r w:rsidRPr="00E54CDD">
        <w:rPr>
          <w:lang w:val="en-GB"/>
          <w:rPrChange w:id="595" w:author="Vetle Lars Wisløff Sandring" w:date="2023-11-30T21:44:00Z">
            <w:rPr>
              <w:lang w:val="en-US"/>
            </w:rPr>
          </w:rPrChange>
        </w:rPr>
        <w:t>Wulf Kansteiner states that identical interpretations of the past within a group are one of the foundational myths of the field of Collective memory.</w:t>
      </w:r>
      <w:r w:rsidRPr="00E54CDD">
        <w:rPr>
          <w:vertAlign w:val="superscript"/>
          <w:lang w:val="en-GB"/>
          <w:rPrChange w:id="596" w:author="Vetle Lars Wisløff Sandring" w:date="2023-11-30T21:44:00Z">
            <w:rPr>
              <w:vertAlign w:val="superscript"/>
              <w:lang w:val="en-US"/>
            </w:rPr>
          </w:rPrChange>
        </w:rPr>
        <w:footnoteReference w:id="17"/>
      </w:r>
      <w:r w:rsidRPr="00E54CDD">
        <w:rPr>
          <w:lang w:val="en-GB"/>
          <w:rPrChange w:id="605" w:author="Vetle Lars Wisløff Sandring" w:date="2023-11-30T21:44:00Z">
            <w:rPr>
              <w:lang w:val="en-US"/>
            </w:rPr>
          </w:rPrChange>
        </w:rPr>
        <w:t xml:space="preserve"> </w:t>
      </w:r>
      <w:commentRangeStart w:id="606"/>
      <w:r w:rsidRPr="00E54CDD">
        <w:rPr>
          <w:lang w:val="en-GB"/>
          <w:rPrChange w:id="607" w:author="Vetle Lars Wisløff Sandring" w:date="2023-11-30T21:44:00Z">
            <w:rPr>
              <w:lang w:val="en-US"/>
            </w:rPr>
          </w:rPrChange>
        </w:rPr>
        <w:t xml:space="preserve">However, the likelihood of </w:t>
      </w:r>
      <w:del w:id="608" w:author="Vetle Lars Wisløff Sandring" w:date="2023-11-30T19:55:00Z">
        <w:r w:rsidRPr="00E54CDD" w:rsidDel="00ED7EFD">
          <w:rPr>
            <w:lang w:val="en-GB"/>
            <w:rPrChange w:id="609" w:author="Vetle Lars Wisløff Sandring" w:date="2023-11-30T21:44:00Z">
              <w:rPr>
                <w:lang w:val="en-US"/>
              </w:rPr>
            </w:rPrChange>
          </w:rPr>
          <w:delText>similar views</w:delText>
        </w:r>
      </w:del>
      <w:ins w:id="610" w:author="Vetle Lars Wisløff Sandring" w:date="2023-11-30T19:55:00Z">
        <w:r w:rsidR="00ED7EFD" w:rsidRPr="00E54CDD">
          <w:rPr>
            <w:lang w:val="en-GB"/>
            <w:rPrChange w:id="611" w:author="Vetle Lars Wisløff Sandring" w:date="2023-11-30T21:44:00Z">
              <w:rPr>
                <w:lang w:val="en-US"/>
              </w:rPr>
            </w:rPrChange>
          </w:rPr>
          <w:t xml:space="preserve">a </w:t>
        </w:r>
      </w:ins>
      <w:ins w:id="612" w:author="Vetle Lars Wisløff Sandring" w:date="2023-11-30T19:56:00Z">
        <w:r w:rsidR="00ED7EFD" w:rsidRPr="00E54CDD">
          <w:rPr>
            <w:lang w:val="en-GB"/>
            <w:rPrChange w:id="613" w:author="Vetle Lars Wisløff Sandring" w:date="2023-11-30T21:44:00Z">
              <w:rPr>
                <w:lang w:val="en-US"/>
              </w:rPr>
            </w:rPrChange>
          </w:rPr>
          <w:t xml:space="preserve">completely </w:t>
        </w:r>
      </w:ins>
      <w:ins w:id="614" w:author="Vetle Lars Wisløff Sandring" w:date="2023-11-30T19:55:00Z">
        <w:r w:rsidR="00ED7EFD" w:rsidRPr="00E54CDD">
          <w:rPr>
            <w:lang w:val="en-GB"/>
            <w:rPrChange w:id="615" w:author="Vetle Lars Wisløff Sandring" w:date="2023-11-30T21:44:00Z">
              <w:rPr>
                <w:lang w:val="en-US"/>
              </w:rPr>
            </w:rPrChange>
          </w:rPr>
          <w:t>uniform view</w:t>
        </w:r>
      </w:ins>
      <w:r w:rsidRPr="00E54CDD">
        <w:rPr>
          <w:lang w:val="en-GB"/>
          <w:rPrChange w:id="616" w:author="Vetle Lars Wisløff Sandring" w:date="2023-11-30T21:44:00Z">
            <w:rPr>
              <w:lang w:val="en-US"/>
            </w:rPr>
          </w:rPrChange>
        </w:rPr>
        <w:t xml:space="preserve"> of the past within a group decreases as the size of the group increases</w:t>
      </w:r>
      <w:del w:id="617" w:author="Vetle Lars Wisløff Sandring" w:date="2023-11-30T19:55:00Z">
        <w:r w:rsidRPr="00E54CDD" w:rsidDel="00ED7EFD">
          <w:rPr>
            <w:lang w:val="en-GB"/>
            <w:rPrChange w:id="618" w:author="Vetle Lars Wisløff Sandring" w:date="2023-11-30T21:44:00Z">
              <w:rPr>
                <w:lang w:val="en-US"/>
              </w:rPr>
            </w:rPrChange>
          </w:rPr>
          <w:delText>, according to him</w:delText>
        </w:r>
      </w:del>
      <w:r w:rsidRPr="00E54CDD">
        <w:rPr>
          <w:lang w:val="en-GB"/>
          <w:rPrChange w:id="619" w:author="Vetle Lars Wisløff Sandring" w:date="2023-11-30T21:44:00Z">
            <w:rPr>
              <w:lang w:val="en-US"/>
            </w:rPr>
          </w:rPrChange>
        </w:rPr>
        <w:t>.</w:t>
      </w:r>
      <w:r w:rsidRPr="00E54CDD">
        <w:rPr>
          <w:vertAlign w:val="superscript"/>
          <w:lang w:val="en-GB"/>
          <w:rPrChange w:id="620" w:author="Vetle Lars Wisløff Sandring" w:date="2023-11-30T21:44:00Z">
            <w:rPr>
              <w:vertAlign w:val="superscript"/>
              <w:lang w:val="en-US"/>
            </w:rPr>
          </w:rPrChange>
        </w:rPr>
        <w:footnoteReference w:id="18"/>
      </w:r>
      <w:r w:rsidRPr="00E54CDD">
        <w:rPr>
          <w:lang w:val="en-GB"/>
          <w:rPrChange w:id="631" w:author="Vetle Lars Wisløff Sandring" w:date="2023-11-30T21:44:00Z">
            <w:rPr>
              <w:lang w:val="en-US"/>
            </w:rPr>
          </w:rPrChange>
        </w:rPr>
        <w:t xml:space="preserve"> </w:t>
      </w:r>
      <w:commentRangeEnd w:id="606"/>
      <w:r w:rsidR="00111507" w:rsidRPr="00E54CDD">
        <w:rPr>
          <w:rStyle w:val="CommentReference"/>
          <w:lang w:val="en-GB"/>
          <w:rPrChange w:id="632" w:author="Vetle Lars Wisløff Sandring" w:date="2023-11-30T21:44:00Z">
            <w:rPr>
              <w:rStyle w:val="CommentReference"/>
              <w:lang w:val="en-US"/>
            </w:rPr>
          </w:rPrChange>
        </w:rPr>
        <w:commentReference w:id="606"/>
      </w:r>
      <w:r w:rsidRPr="00E54CDD">
        <w:rPr>
          <w:lang w:val="en-GB"/>
          <w:rPrChange w:id="633" w:author="Vetle Lars Wisløff Sandring" w:date="2023-11-30T21:44:00Z">
            <w:rPr>
              <w:lang w:val="en-US"/>
            </w:rPr>
          </w:rPrChange>
        </w:rPr>
        <w:t xml:space="preserve">A monolithic view of the past events within large communities, like in our case, </w:t>
      </w:r>
      <w:del w:id="634" w:author="Vetle Lars Wisløff Sandring" w:date="2023-11-14T15:20:00Z">
        <w:r w:rsidRPr="00E54CDD" w:rsidDel="00E65FE6">
          <w:rPr>
            <w:lang w:val="en-GB"/>
            <w:rPrChange w:id="635" w:author="Vetle Lars Wisløff Sandring" w:date="2023-11-30T21:44:00Z">
              <w:rPr>
                <w:lang w:val="en-US"/>
              </w:rPr>
            </w:rPrChange>
          </w:rPr>
          <w:delText>the Norwegian nation</w:delText>
        </w:r>
      </w:del>
      <w:ins w:id="636" w:author="Vetle Lars Wisløff Sandring" w:date="2023-11-14T15:20:00Z">
        <w:r w:rsidRPr="00E54CDD">
          <w:rPr>
            <w:lang w:val="en-GB"/>
            <w:rPrChange w:id="637" w:author="Vetle Lars Wisløff Sandring" w:date="2023-11-30T21:44:00Z">
              <w:rPr>
                <w:lang w:val="en-US"/>
              </w:rPr>
            </w:rPrChange>
          </w:rPr>
          <w:t>Norway</w:t>
        </w:r>
      </w:ins>
      <w:r w:rsidRPr="00E54CDD">
        <w:rPr>
          <w:lang w:val="en-GB"/>
          <w:rPrChange w:id="638" w:author="Vetle Lars Wisløff Sandring" w:date="2023-11-30T21:44:00Z">
            <w:rPr>
              <w:lang w:val="en-US"/>
            </w:rPr>
          </w:rPrChange>
        </w:rPr>
        <w:t xml:space="preserve">, is therefore unlikely </w:t>
      </w:r>
      <w:ins w:id="639" w:author="Vetle Lars Wisløff Sandring" w:date="2023-11-30T19:57:00Z">
        <w:r w:rsidR="00111507" w:rsidRPr="00E54CDD">
          <w:rPr>
            <w:lang w:val="en-GB"/>
            <w:rPrChange w:id="640" w:author="Vetle Lars Wisløff Sandring" w:date="2023-11-30T21:44:00Z">
              <w:rPr>
                <w:lang w:val="en-US"/>
              </w:rPr>
            </w:rPrChange>
          </w:rPr>
          <w:t xml:space="preserve">if we </w:t>
        </w:r>
      </w:ins>
      <w:del w:id="641" w:author="Vetle Lars Wisløff Sandring" w:date="2023-11-30T19:56:00Z">
        <w:r w:rsidRPr="00E54CDD" w:rsidDel="00111507">
          <w:rPr>
            <w:lang w:val="en-GB"/>
            <w:rPrChange w:id="642" w:author="Vetle Lars Wisløff Sandring" w:date="2023-11-30T21:44:00Z">
              <w:rPr>
                <w:lang w:val="en-US"/>
              </w:rPr>
            </w:rPrChange>
          </w:rPr>
          <w:delText>following this train of thought</w:delText>
        </w:r>
      </w:del>
      <w:ins w:id="643" w:author="Vetle Lars Wisløff Sandring" w:date="2023-11-30T19:57:00Z">
        <w:r w:rsidR="00111507" w:rsidRPr="00E54CDD">
          <w:rPr>
            <w:lang w:val="en-GB"/>
            <w:rPrChange w:id="644" w:author="Vetle Lars Wisløff Sandring" w:date="2023-11-30T21:44:00Z">
              <w:rPr>
                <w:lang w:val="en-US"/>
              </w:rPr>
            </w:rPrChange>
          </w:rPr>
          <w:t>follow</w:t>
        </w:r>
      </w:ins>
      <w:ins w:id="645" w:author="Vetle Lars Wisløff Sandring" w:date="2023-11-30T19:56:00Z">
        <w:r w:rsidR="00111507" w:rsidRPr="00E54CDD">
          <w:rPr>
            <w:lang w:val="en-GB"/>
            <w:rPrChange w:id="646" w:author="Vetle Lars Wisløff Sandring" w:date="2023-11-30T21:44:00Z">
              <w:rPr>
                <w:lang w:val="en-US"/>
              </w:rPr>
            </w:rPrChange>
          </w:rPr>
          <w:t xml:space="preserve"> </w:t>
        </w:r>
      </w:ins>
      <w:ins w:id="647" w:author="Vetle Lars Wisløff Sandring" w:date="2023-11-30T19:57:00Z">
        <w:r w:rsidR="00111507" w:rsidRPr="00E54CDD">
          <w:rPr>
            <w:lang w:val="en-GB"/>
            <w:rPrChange w:id="648" w:author="Vetle Lars Wisløff Sandring" w:date="2023-11-30T21:44:00Z">
              <w:rPr>
                <w:lang w:val="en-US"/>
              </w:rPr>
            </w:rPrChange>
          </w:rPr>
          <w:t>Kansteiner</w:t>
        </w:r>
      </w:ins>
      <w:r w:rsidRPr="00E54CDD">
        <w:rPr>
          <w:lang w:val="en-GB"/>
          <w:rPrChange w:id="649" w:author="Vetle Lars Wisløff Sandring" w:date="2023-11-30T21:44:00Z">
            <w:rPr>
              <w:lang w:val="en-US"/>
            </w:rPr>
          </w:rPrChange>
        </w:rPr>
        <w:t>. The fact that we are dealing with the memory of a conflict where there still are numerous eyewitnesses further decreases this likelihood.</w:t>
      </w:r>
      <w:ins w:id="650" w:author="Vetle Lars Wisløff Sandring" w:date="2023-11-30T19:57:00Z">
        <w:r w:rsidR="00111507" w:rsidRPr="00E54CDD">
          <w:rPr>
            <w:rStyle w:val="FootnoteReference"/>
            <w:lang w:val="en-GB"/>
            <w:rPrChange w:id="651" w:author="Vetle Lars Wisløff Sandring" w:date="2023-11-30T21:44:00Z">
              <w:rPr>
                <w:rStyle w:val="FootnoteReference"/>
                <w:lang w:val="en-US"/>
              </w:rPr>
            </w:rPrChange>
          </w:rPr>
          <w:footnoteReference w:id="19"/>
        </w:r>
      </w:ins>
      <w:r w:rsidRPr="00E54CDD">
        <w:rPr>
          <w:lang w:val="en-GB"/>
          <w:rPrChange w:id="657" w:author="Vetle Lars Wisløff Sandring" w:date="2023-11-30T21:44:00Z">
            <w:rPr>
              <w:lang w:val="en-US"/>
            </w:rPr>
          </w:rPrChange>
        </w:rPr>
        <w:t xml:space="preserve"> </w:t>
      </w:r>
      <w:ins w:id="658" w:author="Vetle Lars Wisløff Sandring" w:date="2023-11-30T19:59:00Z">
        <w:r w:rsidR="00111507" w:rsidRPr="00E54CDD">
          <w:rPr>
            <w:lang w:val="en-GB"/>
            <w:rPrChange w:id="659" w:author="Vetle Lars Wisløff Sandring" w:date="2023-11-30T21:44:00Z">
              <w:rPr>
                <w:lang w:val="en-US"/>
              </w:rPr>
            </w:rPrChange>
          </w:rPr>
          <w:t xml:space="preserve"> These insights </w:t>
        </w:r>
      </w:ins>
      <w:ins w:id="660" w:author="Vetle Lars Wisløff Sandring" w:date="2023-11-30T21:55:00Z">
        <w:r w:rsidR="00EC2A47" w:rsidRPr="00EC2A47">
          <w:rPr>
            <w:lang w:val="en-GB"/>
          </w:rPr>
          <w:t>point</w:t>
        </w:r>
      </w:ins>
      <w:ins w:id="661" w:author="Vetle Lars Wisløff Sandring" w:date="2023-11-30T19:59:00Z">
        <w:r w:rsidR="00111507" w:rsidRPr="00E54CDD">
          <w:rPr>
            <w:lang w:val="en-GB"/>
            <w:rPrChange w:id="662" w:author="Vetle Lars Wisløff Sandring" w:date="2023-11-30T21:44:00Z">
              <w:rPr>
                <w:lang w:val="en-US"/>
              </w:rPr>
            </w:rPrChange>
          </w:rPr>
          <w:t xml:space="preserve"> to a need for methods that can </w:t>
        </w:r>
      </w:ins>
      <w:ins w:id="663" w:author="Vetle Lars Wisløff Sandring" w:date="2023-11-30T20:00:00Z">
        <w:r w:rsidR="00111507" w:rsidRPr="00E54CDD">
          <w:rPr>
            <w:lang w:val="en-GB"/>
            <w:rPrChange w:id="664" w:author="Vetle Lars Wisløff Sandring" w:date="2023-11-30T21:44:00Z">
              <w:rPr>
                <w:lang w:val="en-US"/>
              </w:rPr>
            </w:rPrChange>
          </w:rPr>
          <w:t>illuminate multiple perspectives.</w:t>
        </w:r>
      </w:ins>
    </w:p>
    <w:p w14:paraId="1738EB3A" w14:textId="77777777" w:rsidR="00091616" w:rsidRPr="00E54CDD" w:rsidRDefault="00091616" w:rsidP="00091616">
      <w:pPr>
        <w:rPr>
          <w:lang w:val="en-GB"/>
          <w:rPrChange w:id="665" w:author="Vetle Lars Wisløff Sandring" w:date="2023-11-30T21:44:00Z">
            <w:rPr>
              <w:lang w:val="en-US"/>
            </w:rPr>
          </w:rPrChange>
        </w:rPr>
      </w:pPr>
    </w:p>
    <w:p w14:paraId="1FE811F8" w14:textId="77777777" w:rsidR="00111507" w:rsidRPr="00E54CDD" w:rsidRDefault="00111507" w:rsidP="00091616">
      <w:pPr>
        <w:rPr>
          <w:ins w:id="666" w:author="Vetle Lars Wisløff Sandring" w:date="2023-11-30T19:58:00Z"/>
          <w:lang w:val="en-GB"/>
          <w:rPrChange w:id="667" w:author="Vetle Lars Wisløff Sandring" w:date="2023-11-30T21:44:00Z">
            <w:rPr>
              <w:ins w:id="668" w:author="Vetle Lars Wisløff Sandring" w:date="2023-11-30T19:58:00Z"/>
              <w:lang w:val="en-US"/>
            </w:rPr>
          </w:rPrChange>
        </w:rPr>
      </w:pPr>
    </w:p>
    <w:p w14:paraId="03340FD2" w14:textId="07E5C8B3" w:rsidR="00111507" w:rsidRPr="00E54CDD" w:rsidRDefault="00091616" w:rsidP="00091616">
      <w:pPr>
        <w:rPr>
          <w:ins w:id="669" w:author="Vetle Lars Wisløff Sandring" w:date="2023-11-30T20:04:00Z"/>
          <w:lang w:val="en-GB"/>
          <w:rPrChange w:id="670" w:author="Vetle Lars Wisløff Sandring" w:date="2023-11-30T21:44:00Z">
            <w:rPr>
              <w:ins w:id="671" w:author="Vetle Lars Wisløff Sandring" w:date="2023-11-30T20:04:00Z"/>
              <w:lang w:val="en-US"/>
            </w:rPr>
          </w:rPrChange>
        </w:rPr>
      </w:pPr>
      <w:del w:id="672" w:author="Vetle Lars Wisløff Sandring" w:date="2023-11-30T20:00:00Z">
        <w:r w:rsidRPr="00E54CDD" w:rsidDel="00111507">
          <w:rPr>
            <w:lang w:val="en-GB"/>
            <w:rPrChange w:id="673" w:author="Vetle Lars Wisløff Sandring" w:date="2023-11-30T21:44:00Z">
              <w:rPr>
                <w:lang w:val="en-US"/>
              </w:rPr>
            </w:rPrChange>
          </w:rPr>
          <w:delText xml:space="preserve">Using </w:delText>
        </w:r>
      </w:del>
      <w:r w:rsidRPr="00E54CDD">
        <w:rPr>
          <w:lang w:val="en-GB"/>
          <w:rPrChange w:id="674" w:author="Vetle Lars Wisløff Sandring" w:date="2023-11-30T21:44:00Z">
            <w:rPr>
              <w:lang w:val="en-US"/>
            </w:rPr>
          </w:rPrChange>
        </w:rPr>
        <w:t xml:space="preserve">NLP </w:t>
      </w:r>
      <w:ins w:id="675" w:author="Vetle Lars Wisløff Sandring" w:date="2023-11-30T20:00:00Z">
        <w:r w:rsidR="00111507" w:rsidRPr="00E54CDD">
          <w:rPr>
            <w:lang w:val="en-GB"/>
            <w:rPrChange w:id="676" w:author="Vetle Lars Wisløff Sandring" w:date="2023-11-30T21:44:00Z">
              <w:rPr>
                <w:lang w:val="en-US"/>
              </w:rPr>
            </w:rPrChange>
          </w:rPr>
          <w:t xml:space="preserve">is such an approach. </w:t>
        </w:r>
      </w:ins>
      <w:ins w:id="677" w:author="Vetle Lars Wisløff Sandring" w:date="2023-11-30T20:01:00Z">
        <w:r w:rsidR="00111507" w:rsidRPr="00E54CDD">
          <w:rPr>
            <w:lang w:val="en-GB"/>
            <w:rPrChange w:id="678" w:author="Vetle Lars Wisløff Sandring" w:date="2023-11-30T21:44:00Z">
              <w:rPr>
                <w:lang w:val="en-US"/>
              </w:rPr>
            </w:rPrChange>
          </w:rPr>
          <w:t>Natural langu</w:t>
        </w:r>
      </w:ins>
      <w:ins w:id="679" w:author="Vetle Lars Wisløff Sandring" w:date="2023-11-30T20:02:00Z">
        <w:r w:rsidR="00111507" w:rsidRPr="00E54CDD">
          <w:rPr>
            <w:lang w:val="en-GB"/>
            <w:rPrChange w:id="680" w:author="Vetle Lars Wisløff Sandring" w:date="2023-11-30T21:44:00Z">
              <w:rPr>
                <w:lang w:val="en-US"/>
              </w:rPr>
            </w:rPrChange>
          </w:rPr>
          <w:t xml:space="preserve">age processing relies on </w:t>
        </w:r>
      </w:ins>
      <w:ins w:id="681" w:author="Vetle Lars Wisløff Sandring" w:date="2023-11-30T20:04:00Z">
        <w:r w:rsidR="00111507" w:rsidRPr="00E54CDD">
          <w:rPr>
            <w:lang w:val="en-GB"/>
            <w:rPrChange w:id="682" w:author="Vetle Lars Wisløff Sandring" w:date="2023-11-30T21:44:00Z">
              <w:rPr>
                <w:lang w:val="en-US"/>
              </w:rPr>
            </w:rPrChange>
          </w:rPr>
          <w:t>distributional semantics</w:t>
        </w:r>
      </w:ins>
      <w:ins w:id="683" w:author="Vetle Lars Wisløff Sandring" w:date="2023-11-30T20:03:00Z">
        <w:r w:rsidR="00111507" w:rsidRPr="00E54CDD">
          <w:rPr>
            <w:lang w:val="en-GB"/>
            <w:rPrChange w:id="684" w:author="Vetle Lars Wisløff Sandring" w:date="2023-11-30T21:44:00Z">
              <w:rPr>
                <w:lang w:val="en-US"/>
              </w:rPr>
            </w:rPrChange>
          </w:rPr>
          <w:t xml:space="preserve"> </w:t>
        </w:r>
        <w:r w:rsidR="00111507" w:rsidRPr="00E54CDD">
          <w:rPr>
            <w:lang w:val="en-GB"/>
            <w:rPrChange w:id="685" w:author="Vetle Lars Wisløff Sandring" w:date="2023-11-30T21:44:00Z">
              <w:rPr>
                <w:lang w:val="en-US"/>
              </w:rPr>
            </w:rPrChange>
          </w:rPr>
          <w:t>proposed by Firth and Harris.</w:t>
        </w:r>
        <w:r w:rsidR="00111507" w:rsidRPr="00E54CDD">
          <w:rPr>
            <w:rStyle w:val="FootnoteReference"/>
            <w:lang w:val="en-GB"/>
            <w:rPrChange w:id="686" w:author="Vetle Lars Wisløff Sandring" w:date="2023-11-30T21:44:00Z">
              <w:rPr>
                <w:rStyle w:val="FootnoteReference"/>
                <w:lang w:val="en-US"/>
              </w:rPr>
            </w:rPrChange>
          </w:rPr>
          <w:footnoteReference w:id="20"/>
        </w:r>
        <w:r w:rsidR="00111507" w:rsidRPr="00E54CDD">
          <w:rPr>
            <w:lang w:val="en-GB"/>
            <w:rPrChange w:id="692" w:author="Vetle Lars Wisløff Sandring" w:date="2023-11-30T21:44:00Z">
              <w:rPr>
                <w:lang w:val="en-US"/>
              </w:rPr>
            </w:rPrChange>
          </w:rPr>
          <w:t xml:space="preserve"> </w:t>
        </w:r>
      </w:ins>
      <w:ins w:id="693" w:author="Vetle Lars Wisløff Sandring" w:date="2023-11-30T20:04:00Z">
        <w:r w:rsidR="00111507" w:rsidRPr="00E54CDD">
          <w:rPr>
            <w:lang w:val="en-GB"/>
            <w:rPrChange w:id="694" w:author="Vetle Lars Wisløff Sandring" w:date="2023-11-30T21:44:00Z">
              <w:rPr>
                <w:lang w:val="en-US"/>
              </w:rPr>
            </w:rPrChange>
          </w:rPr>
          <w:t xml:space="preserve">Within this framework it is assumed that one can infer the meaning from </w:t>
        </w:r>
      </w:ins>
      <w:ins w:id="695" w:author="Vetle Lars Wisløff Sandring" w:date="2023-11-30T20:14:00Z">
        <w:r w:rsidR="007819A3" w:rsidRPr="00E54CDD">
          <w:rPr>
            <w:lang w:val="en-GB"/>
            <w:rPrChange w:id="696" w:author="Vetle Lars Wisløff Sandring" w:date="2023-11-30T21:44:00Z">
              <w:rPr>
                <w:lang w:val="en-US"/>
              </w:rPr>
            </w:rPrChange>
          </w:rPr>
          <w:t>the relationship between words. These relationships are described mathematically</w:t>
        </w:r>
      </w:ins>
      <w:ins w:id="697" w:author="Vetle Lars Wisløff Sandring" w:date="2023-11-30T20:16:00Z">
        <w:r w:rsidR="007819A3" w:rsidRPr="00E54CDD">
          <w:rPr>
            <w:lang w:val="en-GB"/>
            <w:rPrChange w:id="698" w:author="Vetle Lars Wisløff Sandring" w:date="2023-11-30T21:44:00Z">
              <w:rPr>
                <w:lang w:val="en-US"/>
              </w:rPr>
            </w:rPrChange>
          </w:rPr>
          <w:t>.</w:t>
        </w:r>
        <w:r w:rsidR="00242EB8" w:rsidRPr="00E54CDD">
          <w:rPr>
            <w:lang w:val="en-GB"/>
            <w:rPrChange w:id="699" w:author="Vetle Lars Wisløff Sandring" w:date="2023-11-30T21:44:00Z">
              <w:rPr>
                <w:lang w:val="en-US"/>
              </w:rPr>
            </w:rPrChange>
          </w:rPr>
          <w:t xml:space="preserve"> </w:t>
        </w:r>
      </w:ins>
      <w:ins w:id="700" w:author="Vetle Lars Wisløff Sandring" w:date="2023-11-30T20:17:00Z">
        <w:r w:rsidR="00242EB8" w:rsidRPr="00E54CDD">
          <w:rPr>
            <w:lang w:val="en-GB"/>
            <w:rPrChange w:id="701" w:author="Vetle Lars Wisløff Sandring" w:date="2023-11-30T21:44:00Z">
              <w:rPr>
                <w:lang w:val="en-US"/>
              </w:rPr>
            </w:rPrChange>
          </w:rPr>
          <w:t xml:space="preserve">Modern NLP </w:t>
        </w:r>
      </w:ins>
      <w:ins w:id="702" w:author="Vetle Lars Wisløff Sandring" w:date="2023-11-30T20:18:00Z">
        <w:r w:rsidR="00242EB8" w:rsidRPr="00E54CDD">
          <w:rPr>
            <w:lang w:val="en-GB"/>
            <w:rPrChange w:id="703" w:author="Vetle Lars Wisløff Sandring" w:date="2023-11-30T21:44:00Z">
              <w:rPr>
                <w:lang w:val="en-US"/>
              </w:rPr>
            </w:rPrChange>
          </w:rPr>
          <w:t xml:space="preserve">often </w:t>
        </w:r>
      </w:ins>
      <w:ins w:id="704" w:author="Vetle Lars Wisløff Sandring" w:date="2023-11-30T20:17:00Z">
        <w:r w:rsidR="00242EB8" w:rsidRPr="00E54CDD">
          <w:rPr>
            <w:lang w:val="en-GB"/>
            <w:rPrChange w:id="705" w:author="Vetle Lars Wisløff Sandring" w:date="2023-11-30T21:44:00Z">
              <w:rPr>
                <w:lang w:val="en-US"/>
              </w:rPr>
            </w:rPrChange>
          </w:rPr>
          <w:t>relies on probabilistic models of a large corpus – like the Norwegia</w:t>
        </w:r>
      </w:ins>
      <w:ins w:id="706" w:author="Vetle Lars Wisløff Sandring" w:date="2023-11-30T20:18:00Z">
        <w:r w:rsidR="00242EB8" w:rsidRPr="00E54CDD">
          <w:rPr>
            <w:lang w:val="en-GB"/>
            <w:rPrChange w:id="707" w:author="Vetle Lars Wisløff Sandring" w:date="2023-11-30T21:44:00Z">
              <w:rPr>
                <w:lang w:val="en-US"/>
              </w:rPr>
            </w:rPrChange>
          </w:rPr>
          <w:t xml:space="preserve">n colossus corpus or all the text on Wikipedia for example. </w:t>
        </w:r>
      </w:ins>
      <w:ins w:id="708" w:author="Vetle Lars Wisløff Sandring" w:date="2023-11-30T20:19:00Z">
        <w:r w:rsidR="00242EB8" w:rsidRPr="00E54CDD">
          <w:rPr>
            <w:lang w:val="en-GB"/>
            <w:rPrChange w:id="709" w:author="Vetle Lars Wisløff Sandring" w:date="2023-11-30T21:44:00Z">
              <w:rPr>
                <w:lang w:val="en-US"/>
              </w:rPr>
            </w:rPrChange>
          </w:rPr>
          <w:t xml:space="preserve">An example of one such model is gpt-3.5 which is familiar to us through ChatGPT. </w:t>
        </w:r>
      </w:ins>
    </w:p>
    <w:p w14:paraId="173BBA7F" w14:textId="77777777" w:rsidR="00111507" w:rsidRPr="00E54CDD" w:rsidRDefault="00111507" w:rsidP="00091616">
      <w:pPr>
        <w:rPr>
          <w:ins w:id="710" w:author="Vetle Lars Wisløff Sandring" w:date="2023-11-30T20:04:00Z"/>
          <w:lang w:val="en-GB"/>
          <w:rPrChange w:id="711" w:author="Vetle Lars Wisløff Sandring" w:date="2023-11-30T21:44:00Z">
            <w:rPr>
              <w:ins w:id="712" w:author="Vetle Lars Wisløff Sandring" w:date="2023-11-30T20:04:00Z"/>
              <w:lang w:val="en-US"/>
            </w:rPr>
          </w:rPrChange>
        </w:rPr>
      </w:pPr>
    </w:p>
    <w:p w14:paraId="790B15E0" w14:textId="04EE303C" w:rsidR="00091616" w:rsidRPr="00E54CDD" w:rsidRDefault="00242EB8" w:rsidP="00091616">
      <w:pPr>
        <w:rPr>
          <w:lang w:val="en-GB"/>
          <w:rPrChange w:id="713" w:author="Vetle Lars Wisløff Sandring" w:date="2023-11-30T21:44:00Z">
            <w:rPr>
              <w:lang w:val="en-US"/>
            </w:rPr>
          </w:rPrChange>
        </w:rPr>
      </w:pPr>
      <w:ins w:id="714" w:author="Vetle Lars Wisløff Sandring" w:date="2023-11-30T20:20:00Z">
        <w:r w:rsidRPr="00E54CDD">
          <w:rPr>
            <w:lang w:val="en-GB"/>
            <w:rPrChange w:id="715" w:author="Vetle Lars Wisløff Sandring" w:date="2023-11-30T21:44:00Z">
              <w:rPr>
                <w:lang w:val="en-US"/>
              </w:rPr>
            </w:rPrChange>
          </w:rPr>
          <w:t>These methods, applied to</w:t>
        </w:r>
      </w:ins>
      <w:del w:id="716" w:author="Vetle Lars Wisløff Sandring" w:date="2023-11-14T15:20:00Z">
        <w:r w:rsidR="00091616" w:rsidRPr="00E54CDD" w:rsidDel="00E65FE6">
          <w:rPr>
            <w:lang w:val="en-GB"/>
            <w:rPrChange w:id="717" w:author="Vetle Lars Wisløff Sandring" w:date="2023-11-30T21:44:00Z">
              <w:rPr>
                <w:lang w:val="en-US"/>
              </w:rPr>
            </w:rPrChange>
          </w:rPr>
          <w:delText xml:space="preserve">in </w:delText>
        </w:r>
      </w:del>
      <w:ins w:id="718" w:author="Vetle Lars Wisløff Sandring" w:date="2023-11-14T15:20:00Z">
        <w:r w:rsidR="00091616" w:rsidRPr="00E54CDD">
          <w:rPr>
            <w:lang w:val="en-GB"/>
            <w:rPrChange w:id="719" w:author="Vetle Lars Wisløff Sandring" w:date="2023-11-30T21:44:00Z">
              <w:rPr>
                <w:lang w:val="en-US"/>
              </w:rPr>
            </w:rPrChange>
          </w:rPr>
          <w:t xml:space="preserve"> </w:t>
        </w:r>
      </w:ins>
      <w:r w:rsidR="00091616" w:rsidRPr="00E54CDD">
        <w:rPr>
          <w:lang w:val="en-GB"/>
          <w:rPrChange w:id="720" w:author="Vetle Lars Wisløff Sandring" w:date="2023-11-30T21:44:00Z">
            <w:rPr>
              <w:lang w:val="en-US"/>
            </w:rPr>
          </w:rPrChange>
        </w:rPr>
        <w:t xml:space="preserve">newspapers can, </w:t>
      </w:r>
      <w:del w:id="721" w:author="Vetle Lars Wisløff Sandring" w:date="2023-11-14T15:20:00Z">
        <w:r w:rsidR="00091616" w:rsidRPr="00E54CDD" w:rsidDel="00E65FE6">
          <w:rPr>
            <w:lang w:val="en-GB"/>
            <w:rPrChange w:id="722" w:author="Vetle Lars Wisløff Sandring" w:date="2023-11-30T21:44:00Z">
              <w:rPr>
                <w:lang w:val="en-US"/>
              </w:rPr>
            </w:rPrChange>
          </w:rPr>
          <w:delText xml:space="preserve">to a larger degree, </w:delText>
        </w:r>
      </w:del>
      <w:r w:rsidR="00091616" w:rsidRPr="00E54CDD">
        <w:rPr>
          <w:lang w:val="en-GB"/>
          <w:rPrChange w:id="723" w:author="Vetle Lars Wisløff Sandring" w:date="2023-11-30T21:44:00Z">
            <w:rPr>
              <w:lang w:val="en-US"/>
            </w:rPr>
          </w:rPrChange>
        </w:rPr>
        <w:t xml:space="preserve">illustrate how the Alta-controversy is remembered in various and conflicting ways within the </w:t>
      </w:r>
      <w:del w:id="724" w:author="Vetle Lars Wisløff Sandring" w:date="2023-11-14T15:20:00Z">
        <w:r w:rsidR="00091616" w:rsidRPr="00E54CDD" w:rsidDel="00E65FE6">
          <w:rPr>
            <w:lang w:val="en-GB"/>
            <w:rPrChange w:id="725" w:author="Vetle Lars Wisløff Sandring" w:date="2023-11-30T21:44:00Z">
              <w:rPr>
                <w:lang w:val="en-US"/>
              </w:rPr>
            </w:rPrChange>
          </w:rPr>
          <w:delText>Norwegian nation</w:delText>
        </w:r>
      </w:del>
      <w:ins w:id="726" w:author="Vetle Lars Wisløff Sandring" w:date="2023-11-14T15:20:00Z">
        <w:r w:rsidR="00091616" w:rsidRPr="00E54CDD">
          <w:rPr>
            <w:lang w:val="en-GB"/>
            <w:rPrChange w:id="727" w:author="Vetle Lars Wisløff Sandring" w:date="2023-11-30T21:44:00Z">
              <w:rPr>
                <w:lang w:val="en-US"/>
              </w:rPr>
            </w:rPrChange>
          </w:rPr>
          <w:t>Norway</w:t>
        </w:r>
      </w:ins>
      <w:r w:rsidR="00091616" w:rsidRPr="00E54CDD">
        <w:rPr>
          <w:lang w:val="en-GB"/>
          <w:rPrChange w:id="728" w:author="Vetle Lars Wisløff Sandring" w:date="2023-11-30T21:44:00Z">
            <w:rPr>
              <w:lang w:val="en-US"/>
            </w:rPr>
          </w:rPrChange>
        </w:rPr>
        <w:t xml:space="preserve">. By using </w:t>
      </w:r>
      <w:del w:id="729" w:author="Vetle Lars Wisløff Sandring" w:date="2023-11-14T15:21:00Z">
        <w:r w:rsidR="00091616" w:rsidRPr="00E54CDD" w:rsidDel="00E65FE6">
          <w:rPr>
            <w:lang w:val="en-GB"/>
            <w:rPrChange w:id="730" w:author="Vetle Lars Wisløff Sandring" w:date="2023-11-30T21:44:00Z">
              <w:rPr>
                <w:lang w:val="en-US"/>
              </w:rPr>
            </w:rPrChange>
          </w:rPr>
          <w:delText>the entire</w:delText>
        </w:r>
      </w:del>
      <w:ins w:id="731" w:author="Vetle Lars Wisløff Sandring" w:date="2023-11-14T15:21:00Z">
        <w:r w:rsidR="00091616" w:rsidRPr="00E54CDD">
          <w:rPr>
            <w:lang w:val="en-GB"/>
            <w:rPrChange w:id="732" w:author="Vetle Lars Wisløff Sandring" w:date="2023-11-30T21:44:00Z">
              <w:rPr>
                <w:lang w:val="en-US"/>
              </w:rPr>
            </w:rPrChange>
          </w:rPr>
          <w:t>a</w:t>
        </w:r>
      </w:ins>
      <w:r w:rsidR="00091616" w:rsidRPr="00E54CDD">
        <w:rPr>
          <w:lang w:val="en-GB"/>
          <w:rPrChange w:id="733" w:author="Vetle Lars Wisløff Sandring" w:date="2023-11-30T21:44:00Z">
            <w:rPr>
              <w:lang w:val="en-US"/>
            </w:rPr>
          </w:rPrChange>
        </w:rPr>
        <w:t xml:space="preserve"> corpus of </w:t>
      </w:r>
      <w:ins w:id="734" w:author="Vetle Lars Wisløff Sandring" w:date="2023-11-14T15:21:00Z">
        <w:r w:rsidR="00091616" w:rsidRPr="00E54CDD">
          <w:rPr>
            <w:lang w:val="en-GB"/>
            <w:rPrChange w:id="735" w:author="Vetle Lars Wisløff Sandring" w:date="2023-11-30T21:44:00Z">
              <w:rPr>
                <w:lang w:val="en-US"/>
              </w:rPr>
            </w:rPrChange>
          </w:rPr>
          <w:t xml:space="preserve">Norwegian </w:t>
        </w:r>
      </w:ins>
      <w:r w:rsidR="00091616" w:rsidRPr="00E54CDD">
        <w:rPr>
          <w:lang w:val="en-GB"/>
          <w:rPrChange w:id="736" w:author="Vetle Lars Wisløff Sandring" w:date="2023-11-30T21:44:00Z">
            <w:rPr>
              <w:lang w:val="en-US"/>
            </w:rPr>
          </w:rPrChange>
        </w:rPr>
        <w:t xml:space="preserve">newspapers from the event to the present, it is possible to identify the different voices and modes of interpretation which exist simultaneously in the newspaper. </w:t>
      </w:r>
      <w:del w:id="737" w:author="Vetle Lars Wisløff Sandring" w:date="2023-11-14T15:21:00Z">
        <w:r w:rsidR="00091616" w:rsidRPr="00E54CDD" w:rsidDel="00E65FE6">
          <w:rPr>
            <w:lang w:val="en-GB"/>
            <w:rPrChange w:id="738" w:author="Vetle Lars Wisløff Sandring" w:date="2023-11-30T21:44:00Z">
              <w:rPr>
                <w:lang w:val="en-US"/>
              </w:rPr>
            </w:rPrChange>
          </w:rPr>
          <w:delText xml:space="preserve">NLP </w:delText>
        </w:r>
      </w:del>
      <w:ins w:id="739" w:author="Vetle Lars Wisløff Sandring" w:date="2023-11-14T15:21:00Z">
        <w:r w:rsidR="00091616" w:rsidRPr="00E54CDD">
          <w:rPr>
            <w:lang w:val="en-GB"/>
            <w:rPrChange w:id="740" w:author="Vetle Lars Wisløff Sandring" w:date="2023-11-30T21:44:00Z">
              <w:rPr>
                <w:lang w:val="en-US"/>
              </w:rPr>
            </w:rPrChange>
          </w:rPr>
          <w:t xml:space="preserve">We </w:t>
        </w:r>
      </w:ins>
      <w:r w:rsidR="00091616" w:rsidRPr="00E54CDD">
        <w:rPr>
          <w:lang w:val="en-GB"/>
          <w:rPrChange w:id="741" w:author="Vetle Lars Wisløff Sandring" w:date="2023-11-30T21:44:00Z">
            <w:rPr>
              <w:lang w:val="en-US"/>
            </w:rPr>
          </w:rPrChange>
        </w:rPr>
        <w:t xml:space="preserve">will categorize </w:t>
      </w:r>
      <w:del w:id="742" w:author="Vetle Lars Wisløff Sandring" w:date="2023-11-14T15:22:00Z">
        <w:r w:rsidR="00091616" w:rsidRPr="00E54CDD" w:rsidDel="00E65FE6">
          <w:rPr>
            <w:lang w:val="en-GB"/>
            <w:rPrChange w:id="743" w:author="Vetle Lars Wisløff Sandring" w:date="2023-11-30T21:44:00Z">
              <w:rPr>
                <w:lang w:val="en-US"/>
              </w:rPr>
            </w:rPrChange>
          </w:rPr>
          <w:delText xml:space="preserve">every single </w:delText>
        </w:r>
      </w:del>
      <w:r w:rsidR="00091616" w:rsidRPr="00E54CDD">
        <w:rPr>
          <w:lang w:val="en-GB"/>
          <w:rPrChange w:id="744" w:author="Vetle Lars Wisløff Sandring" w:date="2023-11-30T21:44:00Z">
            <w:rPr>
              <w:lang w:val="en-US"/>
            </w:rPr>
          </w:rPrChange>
        </w:rPr>
        <w:t>mention</w:t>
      </w:r>
      <w:ins w:id="745" w:author="Vetle Lars Wisløff Sandring" w:date="2023-11-14T15:22:00Z">
        <w:r w:rsidR="00091616" w:rsidRPr="00E54CDD">
          <w:rPr>
            <w:lang w:val="en-GB"/>
            <w:rPrChange w:id="746" w:author="Vetle Lars Wisløff Sandring" w:date="2023-11-30T21:44:00Z">
              <w:rPr>
                <w:lang w:val="en-US"/>
              </w:rPr>
            </w:rPrChange>
          </w:rPr>
          <w:t>s</w:t>
        </w:r>
      </w:ins>
      <w:r w:rsidR="00091616" w:rsidRPr="00E54CDD">
        <w:rPr>
          <w:lang w:val="en-GB"/>
          <w:rPrChange w:id="747" w:author="Vetle Lars Wisløff Sandring" w:date="2023-11-30T21:44:00Z">
            <w:rPr>
              <w:lang w:val="en-US"/>
            </w:rPr>
          </w:rPrChange>
        </w:rPr>
        <w:t xml:space="preserve"> of the Alta-controversy in the corpus according to the context around it. By measuring the </w:t>
      </w:r>
      <w:ins w:id="748" w:author="Vetle Lars Wisløff Sandring" w:date="2023-11-14T15:22:00Z">
        <w:r w:rsidR="00091616" w:rsidRPr="00E54CDD">
          <w:rPr>
            <w:lang w:val="en-GB"/>
            <w:rPrChange w:id="749" w:author="Vetle Lars Wisløff Sandring" w:date="2023-11-30T21:44:00Z">
              <w:rPr>
                <w:lang w:val="en-US"/>
              </w:rPr>
            </w:rPrChange>
          </w:rPr>
          <w:t xml:space="preserve">relative </w:t>
        </w:r>
      </w:ins>
      <w:r w:rsidR="00091616" w:rsidRPr="00E54CDD">
        <w:rPr>
          <w:lang w:val="en-GB"/>
          <w:rPrChange w:id="750" w:author="Vetle Lars Wisløff Sandring" w:date="2023-11-30T21:44:00Z">
            <w:rPr>
              <w:lang w:val="en-US"/>
            </w:rPr>
          </w:rPrChange>
        </w:rPr>
        <w:t xml:space="preserve">size of these categories, e.g. a </w:t>
      </w:r>
      <w:del w:id="751" w:author="Vetle Lars Wisløff Sandring" w:date="2023-11-30T21:25:00Z">
        <w:r w:rsidR="00091616" w:rsidRPr="00E54CDD" w:rsidDel="00E060C0">
          <w:rPr>
            <w:lang w:val="en-GB"/>
            <w:rPrChange w:id="752" w:author="Vetle Lars Wisløff Sandring" w:date="2023-11-30T21:44:00Z">
              <w:rPr>
                <w:lang w:val="en-US"/>
              </w:rPr>
            </w:rPrChange>
          </w:rPr>
          <w:delText>Sami</w:delText>
        </w:r>
      </w:del>
      <w:ins w:id="753" w:author="Vetle Lars Wisløff Sandring" w:date="2023-11-30T21:25:00Z">
        <w:r w:rsidR="00E060C0" w:rsidRPr="00E54CDD">
          <w:rPr>
            <w:lang w:val="en-GB"/>
          </w:rPr>
          <w:t>Sámi</w:t>
        </w:r>
      </w:ins>
      <w:r w:rsidR="00091616" w:rsidRPr="00E54CDD">
        <w:rPr>
          <w:lang w:val="en-GB"/>
          <w:rPrChange w:id="754" w:author="Vetle Lars Wisløff Sandring" w:date="2023-11-30T21:44:00Z">
            <w:rPr>
              <w:lang w:val="en-US"/>
            </w:rPr>
          </w:rPrChange>
        </w:rPr>
        <w:t xml:space="preserve"> context, an environmental context, issues related to law and order, etc., it is possible to measure the </w:t>
      </w:r>
      <w:del w:id="755" w:author="Vetle Lars Wisløff Sandring" w:date="2023-11-14T15:23:00Z">
        <w:r w:rsidR="00091616" w:rsidRPr="00E54CDD" w:rsidDel="00E65FE6">
          <w:rPr>
            <w:lang w:val="en-GB"/>
            <w:rPrChange w:id="756" w:author="Vetle Lars Wisløff Sandring" w:date="2023-11-30T21:44:00Z">
              <w:rPr>
                <w:lang w:val="en-US"/>
              </w:rPr>
            </w:rPrChange>
          </w:rPr>
          <w:delText xml:space="preserve">support </w:delText>
        </w:r>
      </w:del>
      <w:ins w:id="757" w:author="Vetle Lars Wisløff Sandring" w:date="2023-11-14T15:23:00Z">
        <w:r w:rsidR="00091616" w:rsidRPr="00E54CDD">
          <w:rPr>
            <w:lang w:val="en-GB"/>
            <w:rPrChange w:id="758" w:author="Vetle Lars Wisløff Sandring" w:date="2023-11-30T21:44:00Z">
              <w:rPr>
                <w:lang w:val="en-US"/>
              </w:rPr>
            </w:rPrChange>
          </w:rPr>
          <w:t xml:space="preserve">relationships </w:t>
        </w:r>
      </w:ins>
      <w:r w:rsidR="00091616" w:rsidRPr="00E54CDD">
        <w:rPr>
          <w:lang w:val="en-GB"/>
          <w:rPrChange w:id="759" w:author="Vetle Lars Wisløff Sandring" w:date="2023-11-30T21:44:00Z">
            <w:rPr>
              <w:lang w:val="en-US"/>
            </w:rPr>
          </w:rPrChange>
        </w:rPr>
        <w:t>and distribution</w:t>
      </w:r>
      <w:ins w:id="760" w:author="Vetle Lars Wisløff Sandring" w:date="2023-11-14T15:23:00Z">
        <w:r w:rsidR="00091616" w:rsidRPr="00E54CDD">
          <w:rPr>
            <w:lang w:val="en-GB"/>
            <w:rPrChange w:id="761" w:author="Vetle Lars Wisløff Sandring" w:date="2023-11-30T21:44:00Z">
              <w:rPr>
                <w:lang w:val="en-US"/>
              </w:rPr>
            </w:rPrChange>
          </w:rPr>
          <w:t>s</w:t>
        </w:r>
      </w:ins>
      <w:r w:rsidR="00091616" w:rsidRPr="00E54CDD">
        <w:rPr>
          <w:lang w:val="en-GB"/>
          <w:rPrChange w:id="762" w:author="Vetle Lars Wisløff Sandring" w:date="2023-11-30T21:44:00Z">
            <w:rPr>
              <w:lang w:val="en-US"/>
            </w:rPr>
          </w:rPrChange>
        </w:rPr>
        <w:t xml:space="preserve"> </w:t>
      </w:r>
      <w:del w:id="763" w:author="Vetle Lars Wisløff Sandring" w:date="2023-11-14T15:39:00Z">
        <w:r w:rsidR="00091616" w:rsidRPr="00E54CDD" w:rsidDel="000B52E9">
          <w:rPr>
            <w:lang w:val="en-GB"/>
            <w:rPrChange w:id="764" w:author="Vetle Lars Wisløff Sandring" w:date="2023-11-30T21:44:00Z">
              <w:rPr>
                <w:lang w:val="en-US"/>
              </w:rPr>
            </w:rPrChange>
          </w:rPr>
          <w:delText xml:space="preserve">of these framings </w:delText>
        </w:r>
      </w:del>
      <w:r w:rsidR="00091616" w:rsidRPr="00E54CDD">
        <w:rPr>
          <w:lang w:val="en-GB"/>
          <w:rPrChange w:id="765" w:author="Vetle Lars Wisløff Sandring" w:date="2023-11-30T21:44:00Z">
            <w:rPr>
              <w:lang w:val="en-US"/>
            </w:rPr>
          </w:rPrChange>
        </w:rPr>
        <w:t xml:space="preserve">at any given time after the conflict. This approach will, therefore, make the study more representative of the variations which </w:t>
      </w:r>
      <w:r w:rsidR="00091616" w:rsidRPr="00E54CDD">
        <w:rPr>
          <w:lang w:val="en-GB"/>
          <w:rPrChange w:id="766" w:author="Vetle Lars Wisløff Sandring" w:date="2023-11-30T21:44:00Z">
            <w:rPr>
              <w:lang w:val="en-US"/>
            </w:rPr>
          </w:rPrChange>
        </w:rPr>
        <w:lastRenderedPageBreak/>
        <w:t xml:space="preserve">exist within the collective memory than if we were focusing on a smaller selection of sources. </w:t>
      </w:r>
      <w:commentRangeStart w:id="767"/>
      <w:del w:id="768" w:author="Vetle Lars Wisløff Sandring" w:date="2023-11-30T20:26:00Z">
        <w:r w:rsidR="00091616" w:rsidRPr="00E54CDD" w:rsidDel="006121B7">
          <w:rPr>
            <w:lang w:val="en-GB"/>
            <w:rPrChange w:id="769" w:author="Vetle Lars Wisløff Sandring" w:date="2023-11-30T21:44:00Z">
              <w:rPr>
                <w:lang w:val="en-US"/>
              </w:rPr>
            </w:rPrChange>
          </w:rPr>
          <w:delText xml:space="preserve">Furthermore, it is </w:delText>
        </w:r>
      </w:del>
      <w:del w:id="770" w:author="Vetle Lars Wisløff Sandring" w:date="2023-11-30T20:24:00Z">
        <w:r w:rsidR="00091616" w:rsidRPr="00E54CDD" w:rsidDel="006121B7">
          <w:rPr>
            <w:lang w:val="en-GB"/>
            <w:rPrChange w:id="771" w:author="Vetle Lars Wisløff Sandring" w:date="2023-11-30T21:44:00Z">
              <w:rPr>
                <w:lang w:val="en-US"/>
              </w:rPr>
            </w:rPrChange>
          </w:rPr>
          <w:delText xml:space="preserve">also </w:delText>
        </w:r>
      </w:del>
      <w:del w:id="772" w:author="Vetle Lars Wisløff Sandring" w:date="2023-11-30T20:26:00Z">
        <w:r w:rsidR="00091616" w:rsidRPr="00E54CDD" w:rsidDel="006121B7">
          <w:rPr>
            <w:lang w:val="en-GB"/>
            <w:rPrChange w:id="773" w:author="Vetle Lars Wisløff Sandring" w:date="2023-11-30T21:44:00Z">
              <w:rPr>
                <w:lang w:val="en-US"/>
              </w:rPr>
            </w:rPrChange>
          </w:rPr>
          <w:delText>possible to connect these different presentations to distinct regions. This way, we can identify the nuances and variations of the memory, e.g. on a national versus a local arena</w:delText>
        </w:r>
        <w:commentRangeEnd w:id="767"/>
        <w:r w:rsidR="00091616" w:rsidRPr="00E54CDD" w:rsidDel="006121B7">
          <w:rPr>
            <w:lang w:val="en-GB"/>
            <w:rPrChange w:id="774" w:author="Vetle Lars Wisløff Sandring" w:date="2023-11-30T21:44:00Z">
              <w:rPr>
                <w:lang w:val="en-US"/>
              </w:rPr>
            </w:rPrChange>
          </w:rPr>
          <w:commentReference w:id="767"/>
        </w:r>
        <w:r w:rsidR="00091616" w:rsidRPr="00E54CDD" w:rsidDel="006121B7">
          <w:rPr>
            <w:lang w:val="en-GB"/>
            <w:rPrChange w:id="775" w:author="Vetle Lars Wisløff Sandring" w:date="2023-11-30T21:44:00Z">
              <w:rPr>
                <w:lang w:val="en-US"/>
              </w:rPr>
            </w:rPrChange>
          </w:rPr>
          <w:delText xml:space="preserve">. </w:delText>
        </w:r>
      </w:del>
    </w:p>
    <w:p w14:paraId="3575BD74" w14:textId="77777777" w:rsidR="00091616" w:rsidRPr="00E54CDD" w:rsidRDefault="00091616" w:rsidP="00091616">
      <w:pPr>
        <w:rPr>
          <w:lang w:val="en-GB"/>
          <w:rPrChange w:id="776" w:author="Vetle Lars Wisløff Sandring" w:date="2023-11-30T21:44:00Z">
            <w:rPr>
              <w:lang w:val="en-US"/>
            </w:rPr>
          </w:rPrChange>
        </w:rPr>
      </w:pPr>
    </w:p>
    <w:p w14:paraId="395333ED" w14:textId="77777777" w:rsidR="00091616" w:rsidRPr="00E54CDD" w:rsidDel="00E65FE6" w:rsidRDefault="00091616" w:rsidP="00091616">
      <w:pPr>
        <w:rPr>
          <w:del w:id="777" w:author="Vetle Lars Wisløff Sandring" w:date="2023-11-14T15:24:00Z"/>
          <w:lang w:val="en-GB"/>
          <w:rPrChange w:id="778" w:author="Vetle Lars Wisløff Sandring" w:date="2023-11-30T21:44:00Z">
            <w:rPr>
              <w:del w:id="779" w:author="Vetle Lars Wisløff Sandring" w:date="2023-11-14T15:24:00Z"/>
              <w:lang w:val="en-US"/>
            </w:rPr>
          </w:rPrChange>
        </w:rPr>
      </w:pPr>
      <w:commentRangeStart w:id="780"/>
      <w:del w:id="781" w:author="Vetle Lars Wisløff Sandring" w:date="2023-11-14T15:24:00Z">
        <w:r w:rsidRPr="00E54CDD" w:rsidDel="00E65FE6">
          <w:rPr>
            <w:lang w:val="en-GB"/>
            <w:rPrChange w:id="782" w:author="Vetle Lars Wisløff Sandring" w:date="2023-11-30T21:44:00Z">
              <w:rPr>
                <w:lang w:val="en-US"/>
              </w:rPr>
            </w:rPrChange>
          </w:rPr>
          <w:delText>Kansteiner further suggests that the idea of collective memories as monolithic results from oversimplifying views on how collective memories are created and distributed. One form of such reductionism is mainly focusing on the different representations of the past and not their reception.</w:delText>
        </w:r>
        <w:r w:rsidRPr="00E54CDD" w:rsidDel="00E65FE6">
          <w:rPr>
            <w:vertAlign w:val="superscript"/>
            <w:lang w:val="en-GB"/>
            <w:rPrChange w:id="783" w:author="Vetle Lars Wisløff Sandring" w:date="2023-11-30T21:44:00Z">
              <w:rPr>
                <w:vertAlign w:val="superscript"/>
                <w:lang w:val="en-US"/>
              </w:rPr>
            </w:rPrChange>
          </w:rPr>
          <w:footnoteReference w:id="21"/>
        </w:r>
        <w:r w:rsidRPr="00E54CDD" w:rsidDel="00E65FE6">
          <w:rPr>
            <w:lang w:val="en-GB"/>
            <w:rPrChange w:id="795" w:author="Vetle Lars Wisløff Sandring" w:date="2023-11-30T21:44:00Z">
              <w:rPr>
                <w:lang w:val="en-US"/>
              </w:rPr>
            </w:rPrChange>
          </w:rPr>
          <w:delText xml:space="preserve"> While different cultural artefacts, such as monuments, texts, images, etc., can identify distinct narratives, these representations do not say anything about these narratives' distribution within society and, therefore, might not be representative of collective memory. We argue that newspapers do not only shape the past but can also be seen as reflections of the existing perceptions and discourses in society. In this sense, the broad scope of data review in this study, too extensive for a manual review, will make the study representative of collective perceptions of the Alta-controversy at any given time.</w:delText>
        </w:r>
      </w:del>
      <w:commentRangeEnd w:id="780"/>
      <w:r w:rsidRPr="00E54CDD">
        <w:rPr>
          <w:lang w:val="en-GB"/>
          <w:rPrChange w:id="796" w:author="Vetle Lars Wisløff Sandring" w:date="2023-11-30T21:44:00Z">
            <w:rPr>
              <w:lang w:val="en-US"/>
            </w:rPr>
          </w:rPrChange>
        </w:rPr>
        <w:commentReference w:id="780"/>
      </w:r>
    </w:p>
    <w:p w14:paraId="47FBE72F" w14:textId="044A5E75" w:rsidR="00091616" w:rsidRPr="00E54CDD" w:rsidRDefault="00091616" w:rsidP="00091616">
      <w:pPr>
        <w:rPr>
          <w:lang w:val="en-GB"/>
          <w:rPrChange w:id="797" w:author="Vetle Lars Wisløff Sandring" w:date="2023-11-30T21:44:00Z">
            <w:rPr>
              <w:lang w:val="en-US"/>
            </w:rPr>
          </w:rPrChange>
        </w:rPr>
      </w:pPr>
      <w:r w:rsidRPr="00E54CDD">
        <w:rPr>
          <w:lang w:val="en-GB"/>
          <w:rPrChange w:id="798" w:author="Vetle Lars Wisløff Sandring" w:date="2023-11-30T21:44:00Z">
            <w:rPr>
              <w:lang w:val="en-US"/>
            </w:rPr>
          </w:rPrChange>
        </w:rPr>
        <w:t xml:space="preserve">NLP </w:t>
      </w:r>
      <w:del w:id="799" w:author="Vetle Lars Wisløff Sandring" w:date="2023-11-14T15:25:00Z">
        <w:r w:rsidRPr="00E54CDD" w:rsidDel="00E65FE6">
          <w:rPr>
            <w:lang w:val="en-GB"/>
            <w:rPrChange w:id="800" w:author="Vetle Lars Wisløff Sandring" w:date="2023-11-30T21:44:00Z">
              <w:rPr>
                <w:lang w:val="en-US"/>
              </w:rPr>
            </w:rPrChange>
          </w:rPr>
          <w:delText xml:space="preserve">readings from newspapers </w:delText>
        </w:r>
      </w:del>
      <w:r w:rsidRPr="00E54CDD">
        <w:rPr>
          <w:lang w:val="en-GB"/>
          <w:rPrChange w:id="801" w:author="Vetle Lars Wisløff Sandring" w:date="2023-11-30T21:44:00Z">
            <w:rPr>
              <w:lang w:val="en-US"/>
            </w:rPr>
          </w:rPrChange>
        </w:rPr>
        <w:t>can also counteract reductionist views of the processes of shaping collective memories by elaborating how representations of the event change over time. The method</w:t>
      </w:r>
      <w:ins w:id="802" w:author="Vetle Lars Wisløff Sandring" w:date="2023-11-14T15:25:00Z">
        <w:r w:rsidRPr="00E54CDD">
          <w:rPr>
            <w:lang w:val="en-GB"/>
            <w:rPrChange w:id="803" w:author="Vetle Lars Wisløff Sandring" w:date="2023-11-30T21:44:00Z">
              <w:rPr>
                <w:lang w:val="en-US"/>
              </w:rPr>
            </w:rPrChange>
          </w:rPr>
          <w:t>s</w:t>
        </w:r>
      </w:ins>
      <w:r w:rsidRPr="00E54CDD">
        <w:rPr>
          <w:lang w:val="en-GB"/>
          <w:rPrChange w:id="804" w:author="Vetle Lars Wisløff Sandring" w:date="2023-11-30T21:44:00Z">
            <w:rPr>
              <w:lang w:val="en-US"/>
            </w:rPr>
          </w:rPrChange>
        </w:rPr>
        <w:t xml:space="preserve"> can, </w:t>
      </w:r>
      <w:del w:id="805" w:author="Vetle Lars Wisløff Sandring" w:date="2023-11-14T15:41:00Z">
        <w:r w:rsidRPr="00E54CDD" w:rsidDel="005C78BE">
          <w:rPr>
            <w:lang w:val="en-GB"/>
            <w:rPrChange w:id="806" w:author="Vetle Lars Wisløff Sandring" w:date="2023-11-30T21:44:00Z">
              <w:rPr>
                <w:lang w:val="en-US"/>
              </w:rPr>
            </w:rPrChange>
          </w:rPr>
          <w:delText xml:space="preserve">in this sense, </w:delText>
        </w:r>
      </w:del>
      <w:r w:rsidRPr="00E54CDD">
        <w:rPr>
          <w:lang w:val="en-GB"/>
          <w:rPrChange w:id="807" w:author="Vetle Lars Wisløff Sandring" w:date="2023-11-30T21:44:00Z">
            <w:rPr>
              <w:lang w:val="en-US"/>
            </w:rPr>
          </w:rPrChange>
        </w:rPr>
        <w:t xml:space="preserve">be helpful in dissecting the complexity of the collective memory formation process by </w:t>
      </w:r>
      <w:del w:id="808" w:author="Vetle Lars Wisløff Sandring" w:date="2023-11-30T21:53:00Z">
        <w:r w:rsidRPr="00E54CDD" w:rsidDel="00EC2A47">
          <w:rPr>
            <w:lang w:val="en-GB"/>
            <w:rPrChange w:id="809" w:author="Vetle Lars Wisløff Sandring" w:date="2023-11-30T21:44:00Z">
              <w:rPr>
                <w:lang w:val="en-US"/>
              </w:rPr>
            </w:rPrChange>
          </w:rPr>
          <w:delText>analyzing</w:delText>
        </w:r>
      </w:del>
      <w:ins w:id="810" w:author="Vetle Lars Wisløff Sandring" w:date="2023-11-30T21:53:00Z">
        <w:r w:rsidR="00EC2A47" w:rsidRPr="00EC2A47">
          <w:rPr>
            <w:lang w:val="en-GB"/>
          </w:rPr>
          <w:t>analysing</w:t>
        </w:r>
      </w:ins>
      <w:r w:rsidRPr="00E54CDD">
        <w:rPr>
          <w:lang w:val="en-GB"/>
          <w:rPrChange w:id="811" w:author="Vetle Lars Wisløff Sandring" w:date="2023-11-30T21:44:00Z">
            <w:rPr>
              <w:lang w:val="en-US"/>
            </w:rPr>
          </w:rPrChange>
        </w:rPr>
        <w:t xml:space="preserve"> how the Alta-controversy is contextualized differently at different times and by different newspapers. This way, we will be able to gain a better understanding of </w:t>
      </w:r>
      <w:del w:id="812" w:author="Vetle Lars Wisløff Sandring" w:date="2023-11-14T15:41:00Z">
        <w:r w:rsidRPr="00E54CDD" w:rsidDel="005C78BE">
          <w:rPr>
            <w:lang w:val="en-GB"/>
            <w:rPrChange w:id="813" w:author="Vetle Lars Wisløff Sandring" w:date="2023-11-30T21:44:00Z">
              <w:rPr>
                <w:lang w:val="en-US"/>
              </w:rPr>
            </w:rPrChange>
          </w:rPr>
          <w:delText xml:space="preserve">the “how” behind </w:delText>
        </w:r>
      </w:del>
      <w:r w:rsidRPr="00E54CDD">
        <w:rPr>
          <w:lang w:val="en-GB"/>
          <w:rPrChange w:id="814" w:author="Vetle Lars Wisløff Sandring" w:date="2023-11-30T21:44:00Z">
            <w:rPr>
              <w:lang w:val="en-US"/>
            </w:rPr>
          </w:rPrChange>
        </w:rPr>
        <w:t>the creation of memory and its maintenance</w:t>
      </w:r>
      <w:del w:id="815" w:author="Vetle Lars Wisløff Sandring" w:date="2023-11-14T15:42:00Z">
        <w:r w:rsidRPr="00E54CDD" w:rsidDel="005C78BE">
          <w:rPr>
            <w:lang w:val="en-GB"/>
            <w:rPrChange w:id="816" w:author="Vetle Lars Wisløff Sandring" w:date="2023-11-30T21:44:00Z">
              <w:rPr>
                <w:lang w:val="en-US"/>
              </w:rPr>
            </w:rPrChange>
          </w:rPr>
          <w:delText>.</w:delText>
        </w:r>
      </w:del>
      <w:del w:id="817" w:author="Vetle Lars Wisløff Sandring" w:date="2023-11-14T15:41:00Z">
        <w:r w:rsidRPr="00E54CDD" w:rsidDel="005C78BE">
          <w:rPr>
            <w:lang w:val="en-GB"/>
            <w:rPrChange w:id="818" w:author="Vetle Lars Wisløff Sandring" w:date="2023-11-30T21:44:00Z">
              <w:rPr>
                <w:lang w:val="en-US"/>
              </w:rPr>
            </w:rPrChange>
          </w:rPr>
          <w:delText xml:space="preserve"> Newspapers are particularly interesting in this case, as they provide a meeting ground where narratives are discussed and debated</w:delText>
        </w:r>
      </w:del>
      <w:r w:rsidRPr="00E54CDD">
        <w:rPr>
          <w:lang w:val="en-GB"/>
          <w:rPrChange w:id="819" w:author="Vetle Lars Wisløff Sandring" w:date="2023-11-30T21:44:00Z">
            <w:rPr>
              <w:lang w:val="en-US"/>
            </w:rPr>
          </w:rPrChange>
        </w:rPr>
        <w:t>. Edy suggests that different narratives of conflicts can only for a limited time coexist. Given time, these stories become simplified and condensed due to the narrative impulse of seeking a meaning of the past and subsequently making the story of the Alta-controversy fit this meaning.</w:t>
      </w:r>
      <w:r w:rsidRPr="00E54CDD">
        <w:rPr>
          <w:vertAlign w:val="superscript"/>
          <w:lang w:val="en-GB"/>
          <w:rPrChange w:id="820" w:author="Vetle Lars Wisløff Sandring" w:date="2023-11-30T21:44:00Z">
            <w:rPr>
              <w:vertAlign w:val="superscript"/>
              <w:lang w:val="en-US"/>
            </w:rPr>
          </w:rPrChange>
        </w:rPr>
        <w:footnoteReference w:id="22"/>
      </w:r>
      <w:r w:rsidRPr="00E54CDD">
        <w:rPr>
          <w:lang w:val="en-GB"/>
          <w:rPrChange w:id="831" w:author="Vetle Lars Wisløff Sandring" w:date="2023-11-30T21:44:00Z">
            <w:rPr>
              <w:lang w:val="en-US"/>
            </w:rPr>
          </w:rPrChange>
        </w:rPr>
        <w:t xml:space="preserve"> </w:t>
      </w:r>
    </w:p>
    <w:p w14:paraId="5A9406BC" w14:textId="77777777" w:rsidR="00091616" w:rsidRPr="00E54CDD" w:rsidRDefault="00091616" w:rsidP="00091616">
      <w:pPr>
        <w:rPr>
          <w:lang w:val="en-GB"/>
          <w:rPrChange w:id="832" w:author="Vetle Lars Wisløff Sandring" w:date="2023-11-30T21:44:00Z">
            <w:rPr>
              <w:lang w:val="en-US"/>
            </w:rPr>
          </w:rPrChange>
        </w:rPr>
      </w:pPr>
    </w:p>
    <w:p w14:paraId="25E0D8FB" w14:textId="627C5EDB" w:rsidR="00091616" w:rsidRPr="00E54CDD" w:rsidRDefault="00091616" w:rsidP="00091616">
      <w:pPr>
        <w:rPr>
          <w:lang w:val="en-GB"/>
          <w:rPrChange w:id="833" w:author="Vetle Lars Wisløff Sandring" w:date="2023-11-30T21:44:00Z">
            <w:rPr>
              <w:lang w:val="en-US"/>
            </w:rPr>
          </w:rPrChange>
        </w:rPr>
      </w:pPr>
      <w:r w:rsidRPr="00E54CDD">
        <w:rPr>
          <w:lang w:val="en-GB"/>
          <w:rPrChange w:id="834" w:author="Vetle Lars Wisløff Sandring" w:date="2023-11-30T21:44:00Z">
            <w:rPr>
              <w:lang w:val="en-US"/>
            </w:rPr>
          </w:rPrChange>
        </w:rPr>
        <w:t xml:space="preserve">Expanding our exploration, NLP analyses of newspapers can offer insights into </w:t>
      </w:r>
      <w:r w:rsidRPr="00E54CDD">
        <w:rPr>
          <w:i/>
          <w:iCs/>
          <w:lang w:val="en-GB"/>
          <w:rPrChange w:id="835" w:author="Vetle Lars Wisløff Sandring" w:date="2023-11-30T21:44:00Z">
            <w:rPr>
              <w:i/>
              <w:iCs/>
              <w:lang w:val="en-US"/>
            </w:rPr>
          </w:rPrChange>
        </w:rPr>
        <w:t>how</w:t>
      </w:r>
      <w:r w:rsidRPr="00E54CDD">
        <w:rPr>
          <w:lang w:val="en-GB"/>
          <w:rPrChange w:id="836" w:author="Vetle Lars Wisløff Sandring" w:date="2023-11-30T21:44:00Z">
            <w:rPr>
              <w:lang w:val="en-US"/>
            </w:rPr>
          </w:rPrChange>
        </w:rPr>
        <w:t xml:space="preserve"> meaning is attributed to past events and, in this sense, become collective memories that shape our understanding of the past and its relation to the present. By examining how the representation of the Alta controversy evolves over time, we aim to </w:t>
      </w:r>
      <w:commentRangeStart w:id="837"/>
      <w:r w:rsidRPr="00E54CDD">
        <w:rPr>
          <w:lang w:val="en-GB"/>
          <w:rPrChange w:id="838" w:author="Vetle Lars Wisløff Sandring" w:date="2023-11-30T21:44:00Z">
            <w:rPr>
              <w:lang w:val="en-US"/>
            </w:rPr>
          </w:rPrChange>
        </w:rPr>
        <w:t xml:space="preserve">determine the </w:t>
      </w:r>
      <w:del w:id="839" w:author="Vetle Lars Wisløff Sandring" w:date="2023-11-30T21:26:00Z">
        <w:r w:rsidRPr="00E54CDD" w:rsidDel="00E060C0">
          <w:rPr>
            <w:lang w:val="en-GB"/>
            <w:rPrChange w:id="840" w:author="Vetle Lars Wisløff Sandring" w:date="2023-11-30T21:44:00Z">
              <w:rPr>
                <w:lang w:val="en-US"/>
              </w:rPr>
            </w:rPrChange>
          </w:rPr>
          <w:delText xml:space="preserve">significant </w:delText>
        </w:r>
      </w:del>
      <w:r w:rsidRPr="00E54CDD">
        <w:rPr>
          <w:lang w:val="en-GB"/>
          <w:rPrChange w:id="841" w:author="Vetle Lars Wisløff Sandring" w:date="2023-11-30T21:44:00Z">
            <w:rPr>
              <w:lang w:val="en-US"/>
            </w:rPr>
          </w:rPrChange>
        </w:rPr>
        <w:t>impact of perce</w:t>
      </w:r>
      <w:ins w:id="842" w:author="Vetle Lars Wisløff Sandring" w:date="2023-11-30T21:27:00Z">
        <w:r w:rsidR="00E060C0" w:rsidRPr="00E54CDD">
          <w:rPr>
            <w:lang w:val="en-GB"/>
          </w:rPr>
          <w:t>ption of</w:t>
        </w:r>
      </w:ins>
      <w:del w:id="843" w:author="Vetle Lars Wisløff Sandring" w:date="2023-11-30T21:27:00Z">
        <w:r w:rsidRPr="00E54CDD" w:rsidDel="00E060C0">
          <w:rPr>
            <w:lang w:val="en-GB"/>
            <w:rPrChange w:id="844" w:author="Vetle Lars Wisløff Sandring" w:date="2023-11-30T21:44:00Z">
              <w:rPr>
                <w:lang w:val="en-US"/>
              </w:rPr>
            </w:rPrChange>
          </w:rPr>
          <w:delText>ived</w:delText>
        </w:r>
      </w:del>
      <w:r w:rsidRPr="00E54CDD">
        <w:rPr>
          <w:lang w:val="en-GB"/>
          <w:rPrChange w:id="845" w:author="Vetle Lars Wisløff Sandring" w:date="2023-11-30T21:44:00Z">
            <w:rPr>
              <w:lang w:val="en-US"/>
            </w:rPr>
          </w:rPrChange>
        </w:rPr>
        <w:t xml:space="preserve"> </w:t>
      </w:r>
      <w:del w:id="846" w:author="Vetle Lars Wisløff Sandring" w:date="2023-11-30T21:27:00Z">
        <w:r w:rsidRPr="00E54CDD" w:rsidDel="00E060C0">
          <w:rPr>
            <w:lang w:val="en-GB"/>
            <w:rPrChange w:id="847" w:author="Vetle Lars Wisløff Sandring" w:date="2023-11-30T21:44:00Z">
              <w:rPr>
                <w:lang w:val="en-US"/>
              </w:rPr>
            </w:rPrChange>
          </w:rPr>
          <w:delText xml:space="preserve">effects </w:delText>
        </w:r>
      </w:del>
      <w:commentRangeEnd w:id="837"/>
      <w:ins w:id="848" w:author="Vetle Lars Wisløff Sandring" w:date="2023-11-30T21:27:00Z">
        <w:r w:rsidR="00E060C0" w:rsidRPr="00E54CDD">
          <w:rPr>
            <w:lang w:val="en-GB"/>
          </w:rPr>
          <w:t>events</w:t>
        </w:r>
        <w:r w:rsidR="00E060C0" w:rsidRPr="00E54CDD">
          <w:rPr>
            <w:lang w:val="en-GB"/>
            <w:rPrChange w:id="849" w:author="Vetle Lars Wisløff Sandring" w:date="2023-11-30T21:44:00Z">
              <w:rPr>
                <w:lang w:val="en-US"/>
              </w:rPr>
            </w:rPrChange>
          </w:rPr>
          <w:t xml:space="preserve"> </w:t>
        </w:r>
      </w:ins>
      <w:r w:rsidRPr="00E54CDD">
        <w:rPr>
          <w:lang w:val="en-GB"/>
          <w:rPrChange w:id="850" w:author="Vetle Lars Wisløff Sandring" w:date="2023-11-30T21:44:00Z">
            <w:rPr>
              <w:lang w:val="en-US"/>
            </w:rPr>
          </w:rPrChange>
        </w:rPr>
        <w:commentReference w:id="837"/>
      </w:r>
      <w:r w:rsidRPr="00E54CDD">
        <w:rPr>
          <w:lang w:val="en-GB"/>
          <w:rPrChange w:id="851" w:author="Vetle Lars Wisløff Sandring" w:date="2023-11-30T21:44:00Z">
            <w:rPr>
              <w:lang w:val="en-US"/>
            </w:rPr>
          </w:rPrChange>
        </w:rPr>
        <w:t xml:space="preserve">and </w:t>
      </w:r>
      <w:ins w:id="852" w:author="Vetle Lars Wisløff Sandring" w:date="2023-11-30T21:27:00Z">
        <w:r w:rsidR="00E060C0" w:rsidRPr="00E54CDD">
          <w:rPr>
            <w:lang w:val="en-GB"/>
          </w:rPr>
          <w:t xml:space="preserve">their </w:t>
        </w:r>
      </w:ins>
      <w:r w:rsidRPr="00E54CDD">
        <w:rPr>
          <w:lang w:val="en-GB"/>
          <w:rPrChange w:id="853" w:author="Vetle Lars Wisløff Sandring" w:date="2023-11-30T21:44:00Z">
            <w:rPr>
              <w:lang w:val="en-US"/>
            </w:rPr>
          </w:rPrChange>
        </w:rPr>
        <w:t xml:space="preserve">contextual relevance </w:t>
      </w:r>
      <w:del w:id="854" w:author="Vetle Lars Wisløff Sandring" w:date="2023-11-30T21:27:00Z">
        <w:r w:rsidRPr="00E54CDD" w:rsidDel="00E060C0">
          <w:rPr>
            <w:lang w:val="en-GB"/>
            <w:rPrChange w:id="855" w:author="Vetle Lars Wisløff Sandring" w:date="2023-11-30T21:44:00Z">
              <w:rPr>
                <w:lang w:val="en-US"/>
              </w:rPr>
            </w:rPrChange>
          </w:rPr>
          <w:delText xml:space="preserve">on </w:delText>
        </w:r>
      </w:del>
      <w:ins w:id="856" w:author="Vetle Lars Wisløff Sandring" w:date="2023-11-30T21:27:00Z">
        <w:r w:rsidR="00E060C0" w:rsidRPr="00E54CDD">
          <w:rPr>
            <w:lang w:val="en-GB"/>
          </w:rPr>
          <w:t>in</w:t>
        </w:r>
        <w:r w:rsidR="00E060C0" w:rsidRPr="00E54CDD">
          <w:rPr>
            <w:lang w:val="en-GB"/>
            <w:rPrChange w:id="857" w:author="Vetle Lars Wisløff Sandring" w:date="2023-11-30T21:44:00Z">
              <w:rPr>
                <w:lang w:val="en-US"/>
              </w:rPr>
            </w:rPrChange>
          </w:rPr>
          <w:t xml:space="preserve"> </w:t>
        </w:r>
      </w:ins>
      <w:r w:rsidRPr="00E54CDD">
        <w:rPr>
          <w:lang w:val="en-GB"/>
          <w:rPrChange w:id="858" w:author="Vetle Lars Wisløff Sandring" w:date="2023-11-30T21:44:00Z">
            <w:rPr>
              <w:lang w:val="en-US"/>
            </w:rPr>
          </w:rPrChange>
        </w:rPr>
        <w:t xml:space="preserve">shaping the event's meaning. NLP becomes a powerful tool for dissecting the </w:t>
      </w:r>
      <w:del w:id="859" w:author="Vetle Lars Wisløff Sandring" w:date="2023-11-14T15:43:00Z">
        <w:r w:rsidRPr="00E54CDD" w:rsidDel="005C78BE">
          <w:rPr>
            <w:lang w:val="en-GB"/>
            <w:rPrChange w:id="860" w:author="Vetle Lars Wisløff Sandring" w:date="2023-11-30T21:44:00Z">
              <w:rPr>
                <w:lang w:val="en-US"/>
              </w:rPr>
            </w:rPrChange>
          </w:rPr>
          <w:delText xml:space="preserve">intricate </w:delText>
        </w:r>
      </w:del>
      <w:r w:rsidRPr="00E54CDD">
        <w:rPr>
          <w:lang w:val="en-GB"/>
          <w:rPrChange w:id="861" w:author="Vetle Lars Wisløff Sandring" w:date="2023-11-30T21:44:00Z">
            <w:rPr>
              <w:lang w:val="en-US"/>
            </w:rPr>
          </w:rPrChange>
        </w:rPr>
        <w:t xml:space="preserve">processes by which the Alta-controversy is assigned significance in different situations </w:t>
      </w:r>
      <w:del w:id="862" w:author="Vetle Lars Wisløff Sandring" w:date="2023-11-14T15:43:00Z">
        <w:r w:rsidRPr="00E54CDD" w:rsidDel="005C78BE">
          <w:rPr>
            <w:lang w:val="en-GB"/>
            <w:rPrChange w:id="863" w:author="Vetle Lars Wisløff Sandring" w:date="2023-11-30T21:44:00Z">
              <w:rPr>
                <w:lang w:val="en-US"/>
              </w:rPr>
            </w:rPrChange>
          </w:rPr>
          <w:delText>and at distinct points in</w:delText>
        </w:r>
      </w:del>
      <w:ins w:id="864" w:author="Vetle Lars Wisløff Sandring" w:date="2023-11-14T15:43:00Z">
        <w:r w:rsidRPr="00E54CDD">
          <w:rPr>
            <w:lang w:val="en-GB"/>
            <w:rPrChange w:id="865" w:author="Vetle Lars Wisløff Sandring" w:date="2023-11-30T21:44:00Z">
              <w:rPr>
                <w:lang w:val="en-US"/>
              </w:rPr>
            </w:rPrChange>
          </w:rPr>
          <w:t>across</w:t>
        </w:r>
      </w:ins>
      <w:r w:rsidRPr="00E54CDD">
        <w:rPr>
          <w:lang w:val="en-GB"/>
          <w:rPrChange w:id="866" w:author="Vetle Lars Wisløff Sandring" w:date="2023-11-30T21:44:00Z">
            <w:rPr>
              <w:lang w:val="en-US"/>
            </w:rPr>
          </w:rPrChange>
        </w:rPr>
        <w:t xml:space="preserve"> time. </w:t>
      </w:r>
      <w:del w:id="867" w:author="Vetle Lars Wisløff Sandring" w:date="2023-11-14T15:44:00Z">
        <w:r w:rsidRPr="00E54CDD" w:rsidDel="005C78BE">
          <w:rPr>
            <w:lang w:val="en-GB"/>
            <w:rPrChange w:id="868" w:author="Vetle Lars Wisløff Sandring" w:date="2023-11-30T21:44:00Z">
              <w:rPr>
                <w:lang w:val="en-US"/>
              </w:rPr>
            </w:rPrChange>
          </w:rPr>
          <w:delText>Our approach involves tracing changes in tendencies through NLP methods</w:delText>
        </w:r>
      </w:del>
      <w:del w:id="869" w:author="Vetle Lars Wisløff Sandring" w:date="2023-11-14T15:27:00Z">
        <w:r w:rsidRPr="00E54CDD" w:rsidDel="00E65FE6">
          <w:rPr>
            <w:lang w:val="en-GB"/>
            <w:rPrChange w:id="870" w:author="Vetle Lars Wisløff Sandring" w:date="2023-11-30T21:44:00Z">
              <w:rPr>
                <w:lang w:val="en-US"/>
              </w:rPr>
            </w:rPrChange>
          </w:rPr>
          <w:delText>, providing a quantitative framework</w:delText>
        </w:r>
      </w:del>
      <w:del w:id="871" w:author="Vetle Lars Wisløff Sandring" w:date="2023-11-14T15:44:00Z">
        <w:r w:rsidRPr="00E54CDD" w:rsidDel="005C78BE">
          <w:rPr>
            <w:lang w:val="en-GB"/>
            <w:rPrChange w:id="872" w:author="Vetle Lars Wisløff Sandring" w:date="2023-11-30T21:44:00Z">
              <w:rPr>
                <w:lang w:val="en-US"/>
              </w:rPr>
            </w:rPrChange>
          </w:rPr>
          <w:delText xml:space="preserve">. </w:delText>
        </w:r>
      </w:del>
      <w:r w:rsidRPr="00E54CDD">
        <w:rPr>
          <w:lang w:val="en-GB"/>
          <w:rPrChange w:id="873" w:author="Vetle Lars Wisløff Sandring" w:date="2023-11-30T21:44:00Z">
            <w:rPr>
              <w:lang w:val="en-US"/>
            </w:rPr>
          </w:rPrChange>
        </w:rPr>
        <w:t xml:space="preserve">Subsequently, we will delve qualitatively into the material, tracking these changes to concrete situations and events where the Alta controversy is made relevant. </w:t>
      </w:r>
      <w:del w:id="874" w:author="Vetle Lars Wisløff Sandring" w:date="2023-11-14T15:27:00Z">
        <w:r w:rsidRPr="00E54CDD" w:rsidDel="00E65FE6">
          <w:rPr>
            <w:lang w:val="en-GB"/>
            <w:rPrChange w:id="875" w:author="Vetle Lars Wisløff Sandring" w:date="2023-11-30T21:44:00Z">
              <w:rPr>
                <w:lang w:val="en-US"/>
              </w:rPr>
            </w:rPrChange>
          </w:rPr>
          <w:delText xml:space="preserve">Newspapers, as dynamic arenas for narrative discourse, serve as crucial spaces where the perceived impacts and contemporary relevance of the Alta-controversy contribute to the ongoing construction of its meaning. </w:delText>
        </w:r>
      </w:del>
    </w:p>
    <w:p w14:paraId="553711ED" w14:textId="77777777" w:rsidR="00091616" w:rsidRPr="00E54CDD" w:rsidRDefault="00091616" w:rsidP="00091616">
      <w:pPr>
        <w:rPr>
          <w:lang w:val="en-GB"/>
          <w:rPrChange w:id="876" w:author="Vetle Lars Wisløff Sandring" w:date="2023-11-30T21:44:00Z">
            <w:rPr>
              <w:lang w:val="en-US"/>
            </w:rPr>
          </w:rPrChange>
        </w:rPr>
      </w:pPr>
    </w:p>
    <w:p w14:paraId="67E6F008" w14:textId="7E45CB19" w:rsidR="00091616" w:rsidRPr="00E54CDD" w:rsidRDefault="00091616" w:rsidP="00091616">
      <w:pPr>
        <w:pStyle w:val="Heading1"/>
        <w:rPr>
          <w:lang w:val="en-GB"/>
          <w:rPrChange w:id="877" w:author="Vetle Lars Wisløff Sandring" w:date="2023-11-30T21:44:00Z">
            <w:rPr>
              <w:lang w:val="nb-NO"/>
            </w:rPr>
          </w:rPrChange>
        </w:rPr>
      </w:pPr>
      <w:r w:rsidRPr="00E54CDD">
        <w:rPr>
          <w:lang w:val="en-GB"/>
          <w:rPrChange w:id="878" w:author="Vetle Lars Wisløff Sandring" w:date="2023-11-30T21:44:00Z">
            <w:rPr>
              <w:lang w:val="nb-NO"/>
            </w:rPr>
          </w:rPrChange>
        </w:rPr>
        <w:t>Methods</w:t>
      </w:r>
      <w:ins w:id="879" w:author="Vetle Lars Wisløff Sandring" w:date="2023-11-30T20:31:00Z">
        <w:r w:rsidR="00C53170" w:rsidRPr="00E54CDD">
          <w:rPr>
            <w:lang w:val="en-GB"/>
            <w:rPrChange w:id="880" w:author="Vetle Lars Wisløff Sandring" w:date="2023-11-30T21:44:00Z">
              <w:rPr>
                <w:lang w:val="nb-NO"/>
              </w:rPr>
            </w:rPrChange>
          </w:rPr>
          <w:t xml:space="preserve"> </w:t>
        </w:r>
      </w:ins>
    </w:p>
    <w:p w14:paraId="62F93E0D" w14:textId="11950CB7" w:rsidR="00091616" w:rsidRPr="00E54CDD" w:rsidRDefault="00091616" w:rsidP="00091616">
      <w:pPr>
        <w:rPr>
          <w:lang w:val="en-GB"/>
          <w:rPrChange w:id="881" w:author="Vetle Lars Wisløff Sandring" w:date="2023-11-30T21:44:00Z">
            <w:rPr/>
          </w:rPrChange>
        </w:rPr>
      </w:pPr>
      <w:r w:rsidRPr="00E54CDD">
        <w:rPr>
          <w:lang w:val="en-GB"/>
          <w:rPrChange w:id="882" w:author="Vetle Lars Wisløff Sandring" w:date="2023-11-30T21:44:00Z">
            <w:rPr/>
          </w:rPrChange>
        </w:rPr>
        <w:t xml:space="preserve">In this study we have leveraged new advances in artificial intelligence to our advantage. In this section we will avoid covering the most technical aspects, while presenting the process in the order that it was conducted in. All the code used will be available on </w:t>
      </w:r>
      <w:del w:id="883" w:author="Vetle Lars Wisløff Sandring" w:date="2023-11-30T21:27:00Z">
        <w:r w:rsidRPr="00E54CDD" w:rsidDel="00E060C0">
          <w:rPr>
            <w:lang w:val="en-GB"/>
            <w:rPrChange w:id="884" w:author="Vetle Lars Wisløff Sandring" w:date="2023-11-30T21:44:00Z">
              <w:rPr/>
            </w:rPrChange>
          </w:rPr>
          <w:delText>github</w:delText>
        </w:r>
      </w:del>
      <w:ins w:id="885" w:author="Vetle Lars Wisløff Sandring" w:date="2023-11-30T21:27:00Z">
        <w:r w:rsidR="00E060C0" w:rsidRPr="00E54CDD">
          <w:rPr>
            <w:lang w:val="en-GB"/>
          </w:rPr>
          <w:t>GitHub</w:t>
        </w:r>
      </w:ins>
      <w:r w:rsidRPr="00E54CDD">
        <w:rPr>
          <w:lang w:val="en-GB"/>
          <w:rPrChange w:id="886" w:author="Vetle Lars Wisløff Sandring" w:date="2023-11-30T21:44:00Z">
            <w:rPr/>
          </w:rPrChange>
        </w:rPr>
        <w:t>. </w:t>
      </w:r>
    </w:p>
    <w:p w14:paraId="0ECE5915" w14:textId="77777777" w:rsidR="00091616" w:rsidRPr="00E54CDD" w:rsidRDefault="00091616" w:rsidP="00091616">
      <w:pPr>
        <w:rPr>
          <w:lang w:val="en-GB"/>
          <w:rPrChange w:id="887" w:author="Vetle Lars Wisløff Sandring" w:date="2023-11-30T21:44:00Z">
            <w:rPr/>
          </w:rPrChange>
        </w:rPr>
      </w:pPr>
    </w:p>
    <w:p w14:paraId="1D3C44BC" w14:textId="0C73B6BA" w:rsidR="00091616" w:rsidRPr="00E54CDD" w:rsidRDefault="00091616" w:rsidP="00091616">
      <w:pPr>
        <w:rPr>
          <w:lang w:val="en-GB"/>
          <w:rPrChange w:id="888" w:author="Vetle Lars Wisløff Sandring" w:date="2023-11-30T21:44:00Z">
            <w:rPr/>
          </w:rPrChange>
        </w:rPr>
      </w:pPr>
      <w:r w:rsidRPr="00E54CDD">
        <w:rPr>
          <w:lang w:val="en-GB"/>
          <w:rPrChange w:id="889" w:author="Vetle Lars Wisløff Sandring" w:date="2023-11-30T21:44:00Z">
            <w:rPr/>
          </w:rPrChange>
        </w:rPr>
        <w:t>According to “lov om avleveringsplikt” for all documents that are made publicly available in Norway a copy must be sent to the Norwegian national library (NB).</w:t>
      </w:r>
      <w:r w:rsidR="00240E94" w:rsidRPr="00E54CDD">
        <w:rPr>
          <w:rStyle w:val="FootnoteReference"/>
          <w:lang w:val="en-GB"/>
          <w:rPrChange w:id="890" w:author="Vetle Lars Wisløff Sandring" w:date="2023-11-30T21:44:00Z">
            <w:rPr>
              <w:rStyle w:val="FootnoteReference"/>
            </w:rPr>
          </w:rPrChange>
        </w:rPr>
        <w:footnoteReference w:id="23"/>
      </w:r>
      <w:r w:rsidRPr="00E54CDD">
        <w:rPr>
          <w:lang w:val="en-GB"/>
          <w:rPrChange w:id="894" w:author="Vetle Lars Wisløff Sandring" w:date="2023-11-30T21:44:00Z">
            <w:rPr/>
          </w:rPrChange>
        </w:rPr>
        <w:t xml:space="preserve"> This has resulted in an enormous collection of among other things, newspapers. The newspapers have in turn been made available digitally for research purposes. The newspapers have been scanned and processed for machine reading by the national library. We have utilized NBs publicly available API to create our corpus for this study.</w:t>
      </w:r>
      <w:r w:rsidR="00240E94" w:rsidRPr="00E54CDD">
        <w:rPr>
          <w:rStyle w:val="FootnoteReference"/>
          <w:lang w:val="en-GB"/>
          <w:rPrChange w:id="895" w:author="Vetle Lars Wisløff Sandring" w:date="2023-11-30T21:44:00Z">
            <w:rPr>
              <w:rStyle w:val="FootnoteReference"/>
            </w:rPr>
          </w:rPrChange>
        </w:rPr>
        <w:footnoteReference w:id="24"/>
      </w:r>
      <w:r w:rsidRPr="00E54CDD">
        <w:rPr>
          <w:lang w:val="en-GB"/>
          <w:rPrChange w:id="899" w:author="Vetle Lars Wisløff Sandring" w:date="2023-11-30T21:44:00Z">
            <w:rPr/>
          </w:rPrChange>
        </w:rPr>
        <w:t xml:space="preserve"> An API is the way your computer talks to a computer in another location, or how a program talks to another program on your computer. </w:t>
      </w:r>
    </w:p>
    <w:p w14:paraId="2C25AC6D" w14:textId="77777777" w:rsidR="00091616" w:rsidRPr="00E54CDD" w:rsidRDefault="00091616" w:rsidP="00091616">
      <w:pPr>
        <w:rPr>
          <w:lang w:val="en-GB"/>
          <w:rPrChange w:id="900" w:author="Vetle Lars Wisløff Sandring" w:date="2023-11-30T21:44:00Z">
            <w:rPr/>
          </w:rPrChange>
        </w:rPr>
      </w:pPr>
    </w:p>
    <w:p w14:paraId="3C549A0E" w14:textId="00A0A49A" w:rsidR="00091616" w:rsidRPr="00E54CDD" w:rsidRDefault="00091616" w:rsidP="00091616">
      <w:pPr>
        <w:rPr>
          <w:lang w:val="en-GB"/>
          <w:rPrChange w:id="901" w:author="Vetle Lars Wisløff Sandring" w:date="2023-11-30T21:44:00Z">
            <w:rPr/>
          </w:rPrChange>
        </w:rPr>
      </w:pPr>
      <w:r w:rsidRPr="00E54CDD">
        <w:rPr>
          <w:lang w:val="en-GB"/>
          <w:rPrChange w:id="902" w:author="Vetle Lars Wisløff Sandring" w:date="2023-11-30T21:44:00Z">
            <w:rPr/>
          </w:rPrChange>
        </w:rPr>
        <w:t xml:space="preserve">To create our </w:t>
      </w:r>
      <w:del w:id="903" w:author="Vetle Lars Wisløff Sandring" w:date="2023-11-30T21:28:00Z">
        <w:r w:rsidRPr="00E54CDD" w:rsidDel="00E060C0">
          <w:rPr>
            <w:lang w:val="en-GB"/>
            <w:rPrChange w:id="904" w:author="Vetle Lars Wisløff Sandring" w:date="2023-11-30T21:44:00Z">
              <w:rPr/>
            </w:rPrChange>
          </w:rPr>
          <w:delText>corpus</w:delText>
        </w:r>
      </w:del>
      <w:ins w:id="905" w:author="Vetle Lars Wisløff Sandring" w:date="2023-11-30T21:28:00Z">
        <w:r w:rsidR="00E060C0" w:rsidRPr="00E54CDD">
          <w:rPr>
            <w:lang w:val="en-GB"/>
          </w:rPr>
          <w:t>corpus,</w:t>
        </w:r>
      </w:ins>
      <w:r w:rsidRPr="00E54CDD">
        <w:rPr>
          <w:lang w:val="en-GB"/>
          <w:rPrChange w:id="906" w:author="Vetle Lars Wisløff Sandring" w:date="2023-11-30T21:44:00Z">
            <w:rPr/>
          </w:rPrChange>
        </w:rPr>
        <w:t xml:space="preserve"> we set out to craft a search strategy which would capture as much as possible of what was written about the Alta-controversy.</w:t>
      </w:r>
      <w:r w:rsidR="00240E94" w:rsidRPr="00E54CDD">
        <w:rPr>
          <w:rStyle w:val="FootnoteReference"/>
          <w:lang w:val="en-GB"/>
          <w:rPrChange w:id="907" w:author="Vetle Lars Wisløff Sandring" w:date="2023-11-30T21:44:00Z">
            <w:rPr>
              <w:rStyle w:val="FootnoteReference"/>
            </w:rPr>
          </w:rPrChange>
        </w:rPr>
        <w:footnoteReference w:id="25"/>
      </w:r>
      <w:r w:rsidRPr="00E54CDD">
        <w:rPr>
          <w:lang w:val="en-GB"/>
          <w:rPrChange w:id="911" w:author="Vetle Lars Wisløff Sandring" w:date="2023-11-30T21:44:00Z">
            <w:rPr/>
          </w:rPrChange>
        </w:rPr>
        <w:t xml:space="preserve"> After many iterations we </w:t>
      </w:r>
      <w:r w:rsidRPr="00E54CDD">
        <w:rPr>
          <w:lang w:val="en-GB"/>
          <w:rPrChange w:id="912" w:author="Vetle Lars Wisløff Sandring" w:date="2023-11-30T21:44:00Z">
            <w:rPr/>
          </w:rPrChange>
        </w:rPr>
        <w:lastRenderedPageBreak/>
        <w:t>opted for a strategy that matches terminology only used in relation to the Alta-controversy, like “Demonstrantene i Alta”.</w:t>
      </w:r>
      <w:r w:rsidR="00240E94" w:rsidRPr="00E54CDD">
        <w:rPr>
          <w:rStyle w:val="FootnoteReference"/>
          <w:lang w:val="en-GB"/>
          <w:rPrChange w:id="913" w:author="Vetle Lars Wisløff Sandring" w:date="2023-11-30T21:44:00Z">
            <w:rPr>
              <w:rStyle w:val="FootnoteReference"/>
            </w:rPr>
          </w:rPrChange>
        </w:rPr>
        <w:footnoteReference w:id="26"/>
      </w:r>
      <w:r w:rsidRPr="00E54CDD">
        <w:rPr>
          <w:lang w:val="en-GB"/>
          <w:rPrChange w:id="917" w:author="Vetle Lars Wisløff Sandring" w:date="2023-11-30T21:44:00Z">
            <w:rPr/>
          </w:rPrChange>
        </w:rPr>
        <w:t xml:space="preserve"> An unresolved problem is the quality of the scanned newspapers from NB. While in general excellent, we saw that in some cases some letters are not properly transcribed.</w:t>
      </w:r>
      <w:r w:rsidR="00240E94" w:rsidRPr="00E54CDD">
        <w:rPr>
          <w:rStyle w:val="FootnoteReference"/>
          <w:lang w:val="en-GB"/>
          <w:rPrChange w:id="918" w:author="Vetle Lars Wisløff Sandring" w:date="2023-11-30T21:44:00Z">
            <w:rPr>
              <w:rStyle w:val="FootnoteReference"/>
            </w:rPr>
          </w:rPrChange>
        </w:rPr>
        <w:footnoteReference w:id="27"/>
      </w:r>
      <w:r w:rsidRPr="00E54CDD">
        <w:rPr>
          <w:lang w:val="en-GB"/>
          <w:rPrChange w:id="922" w:author="Vetle Lars Wisløff Sandring" w:date="2023-11-30T21:44:00Z">
            <w:rPr/>
          </w:rPrChange>
        </w:rPr>
        <w:t xml:space="preserve"> Another problem is that although we have a quite broad search strategy, some cases discussing the Alta-Controversy have certainly been left out. We do of course not know which ones this is, else we had included them. We accounted for the two most common forms of written Norwegian language, bokmål and nynorsk. </w:t>
      </w:r>
      <w:del w:id="923" w:author="Vetle Lars Wisløff Sandring" w:date="2023-11-30T21:55:00Z">
        <w:r w:rsidRPr="00E54CDD" w:rsidDel="00EC2A47">
          <w:rPr>
            <w:lang w:val="en-GB"/>
            <w:rPrChange w:id="924" w:author="Vetle Lars Wisløff Sandring" w:date="2023-11-30T21:44:00Z">
              <w:rPr/>
            </w:rPrChange>
          </w:rPr>
          <w:delText>Sadly</w:delText>
        </w:r>
      </w:del>
      <w:ins w:id="925" w:author="Vetle Lars Wisløff Sandring" w:date="2023-11-30T21:55:00Z">
        <w:r w:rsidR="00EC2A47" w:rsidRPr="00EC2A47">
          <w:rPr>
            <w:lang w:val="en-GB"/>
          </w:rPr>
          <w:t>Sadly,</w:t>
        </w:r>
      </w:ins>
      <w:r w:rsidRPr="00E54CDD">
        <w:rPr>
          <w:lang w:val="en-GB"/>
          <w:rPrChange w:id="926" w:author="Vetle Lars Wisløff Sandring" w:date="2023-11-30T21:44:00Z">
            <w:rPr/>
          </w:rPrChange>
        </w:rPr>
        <w:t xml:space="preserve"> we were not able to include </w:t>
      </w:r>
      <w:del w:id="927" w:author="Vetle Lars Wisløff Sandring" w:date="2023-11-30T21:25:00Z">
        <w:r w:rsidRPr="00E54CDD" w:rsidDel="00E060C0">
          <w:rPr>
            <w:lang w:val="en-GB"/>
            <w:rPrChange w:id="928" w:author="Vetle Lars Wisløff Sandring" w:date="2023-11-30T21:44:00Z">
              <w:rPr/>
            </w:rPrChange>
          </w:rPr>
          <w:delText>sa</w:delText>
        </w:r>
      </w:del>
      <w:del w:id="929" w:author="Vetle Lars Wisløff Sandring" w:date="2023-11-30T20:32:00Z">
        <w:r w:rsidRPr="00E54CDD" w:rsidDel="00C53170">
          <w:rPr>
            <w:lang w:val="en-GB"/>
            <w:rPrChange w:id="930" w:author="Vetle Lars Wisløff Sandring" w:date="2023-11-30T21:44:00Z">
              <w:rPr/>
            </w:rPrChange>
          </w:rPr>
          <w:delText>a</w:delText>
        </w:r>
      </w:del>
      <w:del w:id="931" w:author="Vetle Lars Wisløff Sandring" w:date="2023-11-30T21:25:00Z">
        <w:r w:rsidRPr="00E54CDD" w:rsidDel="00E060C0">
          <w:rPr>
            <w:lang w:val="en-GB"/>
            <w:rPrChange w:id="932" w:author="Vetle Lars Wisløff Sandring" w:date="2023-11-30T21:44:00Z">
              <w:rPr/>
            </w:rPrChange>
          </w:rPr>
          <w:delText>mi</w:delText>
        </w:r>
      </w:del>
      <w:ins w:id="933" w:author="Vetle Lars Wisløff Sandring" w:date="2023-11-30T21:25:00Z">
        <w:r w:rsidR="00E060C0" w:rsidRPr="00E54CDD">
          <w:rPr>
            <w:lang w:val="en-GB"/>
          </w:rPr>
          <w:t>Sámi</w:t>
        </w:r>
      </w:ins>
      <w:r w:rsidRPr="00E54CDD">
        <w:rPr>
          <w:lang w:val="en-GB"/>
          <w:rPrChange w:id="934" w:author="Vetle Lars Wisløff Sandring" w:date="2023-11-30T21:44:00Z">
            <w:rPr/>
          </w:rPrChange>
        </w:rPr>
        <w:t xml:space="preserve"> newspapers written in </w:t>
      </w:r>
      <w:del w:id="935" w:author="Vetle Lars Wisløff Sandring" w:date="2023-11-30T21:25:00Z">
        <w:r w:rsidRPr="00E54CDD" w:rsidDel="00E060C0">
          <w:rPr>
            <w:lang w:val="en-GB"/>
            <w:rPrChange w:id="936" w:author="Vetle Lars Wisløff Sandring" w:date="2023-11-30T21:44:00Z">
              <w:rPr/>
            </w:rPrChange>
          </w:rPr>
          <w:delText>s</w:delText>
        </w:r>
      </w:del>
      <w:del w:id="937" w:author="Vetle Lars Wisløff Sandring" w:date="2023-11-30T20:32:00Z">
        <w:r w:rsidRPr="00E54CDD" w:rsidDel="00C53170">
          <w:rPr>
            <w:lang w:val="en-GB"/>
            <w:rPrChange w:id="938" w:author="Vetle Lars Wisløff Sandring" w:date="2023-11-30T21:44:00Z">
              <w:rPr/>
            </w:rPrChange>
          </w:rPr>
          <w:delText>a</w:delText>
        </w:r>
      </w:del>
      <w:del w:id="939" w:author="Vetle Lars Wisløff Sandring" w:date="2023-11-30T21:25:00Z">
        <w:r w:rsidRPr="00E54CDD" w:rsidDel="00E060C0">
          <w:rPr>
            <w:lang w:val="en-GB"/>
            <w:rPrChange w:id="940" w:author="Vetle Lars Wisløff Sandring" w:date="2023-11-30T21:44:00Z">
              <w:rPr/>
            </w:rPrChange>
          </w:rPr>
          <w:delText>ami</w:delText>
        </w:r>
      </w:del>
      <w:ins w:id="941" w:author="Vetle Lars Wisløff Sandring" w:date="2023-11-30T21:25:00Z">
        <w:r w:rsidR="00E060C0" w:rsidRPr="00E54CDD">
          <w:rPr>
            <w:lang w:val="en-GB"/>
          </w:rPr>
          <w:t>Sámi</w:t>
        </w:r>
      </w:ins>
      <w:r w:rsidRPr="00E54CDD">
        <w:rPr>
          <w:lang w:val="en-GB"/>
          <w:rPrChange w:id="942" w:author="Vetle Lars Wisløff Sandring" w:date="2023-11-30T21:44:00Z">
            <w:rPr/>
          </w:rPrChange>
        </w:rPr>
        <w:t xml:space="preserve">, due to the nature of the </w:t>
      </w:r>
      <w:del w:id="943" w:author="Vetle Lars Wisløff Sandring" w:date="2023-11-30T20:32:00Z">
        <w:r w:rsidRPr="00E54CDD" w:rsidDel="00C53170">
          <w:rPr>
            <w:lang w:val="en-GB"/>
            <w:rPrChange w:id="944" w:author="Vetle Lars Wisløff Sandring" w:date="2023-11-30T21:44:00Z">
              <w:rPr/>
            </w:rPrChange>
          </w:rPr>
          <w:delText>analysis we</w:delText>
        </w:r>
      </w:del>
      <w:ins w:id="945" w:author="Vetle Lars Wisløff Sandring" w:date="2023-11-30T20:32:00Z">
        <w:r w:rsidR="00C53170" w:rsidRPr="00E54CDD">
          <w:rPr>
            <w:lang w:val="en-GB"/>
            <w:rPrChange w:id="946" w:author="Vetle Lars Wisløff Sandring" w:date="2023-11-30T21:44:00Z">
              <w:rPr>
                <w:lang w:val="nb-NO"/>
              </w:rPr>
            </w:rPrChange>
          </w:rPr>
          <w:t>la</w:t>
        </w:r>
        <w:r w:rsidR="00C53170" w:rsidRPr="00E54CDD">
          <w:rPr>
            <w:lang w:val="en-GB"/>
            <w:rPrChange w:id="947" w:author="Vetle Lars Wisløff Sandring" w:date="2023-11-30T21:44:00Z">
              <w:rPr>
                <w:lang w:val="en-US"/>
              </w:rPr>
            </w:rPrChange>
          </w:rPr>
          <w:t>nguage models</w:t>
        </w:r>
      </w:ins>
      <w:r w:rsidRPr="00E54CDD">
        <w:rPr>
          <w:lang w:val="en-GB"/>
          <w:rPrChange w:id="948" w:author="Vetle Lars Wisløff Sandring" w:date="2023-11-30T21:44:00Z">
            <w:rPr/>
          </w:rPrChange>
        </w:rPr>
        <w:t xml:space="preserve"> </w:t>
      </w:r>
      <w:del w:id="949" w:author="Vetle Lars Wisløff Sandring" w:date="2023-11-30T20:32:00Z">
        <w:r w:rsidRPr="00E54CDD" w:rsidDel="00C53170">
          <w:rPr>
            <w:lang w:val="en-GB"/>
            <w:rPrChange w:id="950" w:author="Vetle Lars Wisløff Sandring" w:date="2023-11-30T21:44:00Z">
              <w:rPr/>
            </w:rPrChange>
          </w:rPr>
          <w:delText>are doing later</w:delText>
        </w:r>
      </w:del>
      <w:ins w:id="951" w:author="Vetle Lars Wisløff Sandring" w:date="2023-11-30T20:32:00Z">
        <w:r w:rsidR="00C53170" w:rsidRPr="00E54CDD">
          <w:rPr>
            <w:lang w:val="en-GB"/>
            <w:rPrChange w:id="952" w:author="Vetle Lars Wisløff Sandring" w:date="2023-11-30T21:44:00Z">
              <w:rPr>
                <w:lang w:val="nb-NO"/>
              </w:rPr>
            </w:rPrChange>
          </w:rPr>
          <w:t>we are us</w:t>
        </w:r>
        <w:r w:rsidR="00C53170" w:rsidRPr="00E54CDD">
          <w:rPr>
            <w:lang w:val="en-GB"/>
            <w:rPrChange w:id="953" w:author="Vetle Lars Wisløff Sandring" w:date="2023-11-30T21:44:00Z">
              <w:rPr>
                <w:lang w:val="en-US"/>
              </w:rPr>
            </w:rPrChange>
          </w:rPr>
          <w:t>ing</w:t>
        </w:r>
      </w:ins>
      <w:ins w:id="954" w:author="Vetle Lars Wisløff Sandring" w:date="2023-11-30T20:33:00Z">
        <w:r w:rsidR="00C53170" w:rsidRPr="00E54CDD">
          <w:rPr>
            <w:lang w:val="en-GB"/>
            <w:rPrChange w:id="955" w:author="Vetle Lars Wisløff Sandring" w:date="2023-11-30T21:44:00Z">
              <w:rPr>
                <w:lang w:val="en-US"/>
              </w:rPr>
            </w:rPrChange>
          </w:rPr>
          <w:t xml:space="preserve">, which is made for the north </w:t>
        </w:r>
      </w:ins>
      <w:ins w:id="956" w:author="Vetle Lars Wisløff Sandring" w:date="2023-11-30T21:53:00Z">
        <w:r w:rsidR="00EC2A47" w:rsidRPr="00EC2A47">
          <w:rPr>
            <w:lang w:val="en-GB"/>
          </w:rPr>
          <w:t>Germanic</w:t>
        </w:r>
      </w:ins>
      <w:ins w:id="957" w:author="Vetle Lars Wisløff Sandring" w:date="2023-11-30T20:33:00Z">
        <w:r w:rsidR="00C53170" w:rsidRPr="00E54CDD">
          <w:rPr>
            <w:lang w:val="en-GB"/>
            <w:rPrChange w:id="958" w:author="Vetle Lars Wisløff Sandring" w:date="2023-11-30T21:44:00Z">
              <w:rPr>
                <w:lang w:val="en-US"/>
              </w:rPr>
            </w:rPrChange>
          </w:rPr>
          <w:t xml:space="preserve"> languages</w:t>
        </w:r>
      </w:ins>
      <w:r w:rsidRPr="00E54CDD">
        <w:rPr>
          <w:lang w:val="en-GB"/>
          <w:rPrChange w:id="959" w:author="Vetle Lars Wisløff Sandring" w:date="2023-11-30T21:44:00Z">
            <w:rPr/>
          </w:rPrChange>
        </w:rPr>
        <w:t>. The newspapers in question are: “</w:t>
      </w:r>
      <w:del w:id="960" w:author="Vetle Lars Wisløff Sandring" w:date="2023-11-30T21:25:00Z">
        <w:r w:rsidRPr="00E54CDD" w:rsidDel="00E060C0">
          <w:rPr>
            <w:lang w:val="en-GB"/>
            <w:rPrChange w:id="961" w:author="Vetle Lars Wisløff Sandring" w:date="2023-11-30T21:44:00Z">
              <w:rPr/>
            </w:rPrChange>
          </w:rPr>
          <w:delText>Sami</w:delText>
        </w:r>
      </w:del>
      <w:ins w:id="962" w:author="Vetle Lars Wisløff Sandring" w:date="2023-11-30T21:25:00Z">
        <w:r w:rsidR="00E060C0" w:rsidRPr="00E54CDD">
          <w:rPr>
            <w:lang w:val="en-GB"/>
          </w:rPr>
          <w:t>Sámi</w:t>
        </w:r>
      </w:ins>
      <w:r w:rsidRPr="00E54CDD">
        <w:rPr>
          <w:lang w:val="en-GB"/>
          <w:rPrChange w:id="963" w:author="Vetle Lars Wisløff Sandring" w:date="2023-11-30T21:44:00Z">
            <w:rPr/>
          </w:rPrChange>
        </w:rPr>
        <w:t xml:space="preserve"> Áigi”, “Min Áigi”, “Ávvir” and “Áššu”. In cases where these newspapers have published text in Norwegian, it is included.</w:t>
      </w:r>
    </w:p>
    <w:p w14:paraId="14A6D75E" w14:textId="77777777" w:rsidR="00091616" w:rsidRPr="00E54CDD" w:rsidRDefault="00091616" w:rsidP="00091616">
      <w:pPr>
        <w:rPr>
          <w:lang w:val="en-GB"/>
          <w:rPrChange w:id="964" w:author="Vetle Lars Wisløff Sandring" w:date="2023-11-30T21:44:00Z">
            <w:rPr/>
          </w:rPrChange>
        </w:rPr>
      </w:pPr>
    </w:p>
    <w:p w14:paraId="5FA0E12D" w14:textId="258F8EFA" w:rsidR="00091616" w:rsidRPr="00E54CDD" w:rsidRDefault="00091616" w:rsidP="00091616">
      <w:pPr>
        <w:rPr>
          <w:lang w:val="en-GB"/>
          <w:rPrChange w:id="965" w:author="Vetle Lars Wisløff Sandring" w:date="2023-11-30T21:44:00Z">
            <w:rPr/>
          </w:rPrChange>
        </w:rPr>
      </w:pPr>
      <w:r w:rsidRPr="00E54CDD">
        <w:rPr>
          <w:lang w:val="en-GB"/>
          <w:rPrChange w:id="966" w:author="Vetle Lars Wisløff Sandring" w:date="2023-11-30T21:44:00Z">
            <w:rPr/>
          </w:rPrChange>
        </w:rPr>
        <w:t xml:space="preserve">After collecting all the newspapers matching our </w:t>
      </w:r>
      <w:del w:id="967" w:author="Vetle Lars Wisløff Sandring" w:date="2023-11-30T21:28:00Z">
        <w:r w:rsidRPr="00E54CDD" w:rsidDel="00E060C0">
          <w:rPr>
            <w:lang w:val="en-GB"/>
            <w:rPrChange w:id="968" w:author="Vetle Lars Wisløff Sandring" w:date="2023-11-30T21:44:00Z">
              <w:rPr/>
            </w:rPrChange>
          </w:rPr>
          <w:delText>criterias</w:delText>
        </w:r>
      </w:del>
      <w:ins w:id="969" w:author="Vetle Lars Wisløff Sandring" w:date="2023-11-30T21:28:00Z">
        <w:r w:rsidR="00E060C0" w:rsidRPr="00E54CDD">
          <w:rPr>
            <w:lang w:val="en-GB"/>
          </w:rPr>
          <w:t>criteria</w:t>
        </w:r>
      </w:ins>
      <w:r w:rsidRPr="00E54CDD">
        <w:rPr>
          <w:lang w:val="en-GB"/>
          <w:rPrChange w:id="970" w:author="Vetle Lars Wisløff Sandring" w:date="2023-11-30T21:44:00Z">
            <w:rPr/>
          </w:rPrChange>
        </w:rPr>
        <w:t xml:space="preserve"> we wanted to extract text related to the Alta-</w:t>
      </w:r>
      <w:del w:id="971" w:author="Vetle Lars Wisløff Sandring" w:date="2023-11-30T21:28:00Z">
        <w:r w:rsidRPr="00E54CDD" w:rsidDel="00E060C0">
          <w:rPr>
            <w:lang w:val="en-GB"/>
            <w:rPrChange w:id="972" w:author="Vetle Lars Wisløff Sandring" w:date="2023-11-30T21:44:00Z">
              <w:rPr/>
            </w:rPrChange>
          </w:rPr>
          <w:delText>contoversy</w:delText>
        </w:r>
      </w:del>
      <w:ins w:id="973" w:author="Vetle Lars Wisløff Sandring" w:date="2023-11-30T21:28:00Z">
        <w:r w:rsidR="00E060C0" w:rsidRPr="00E54CDD">
          <w:rPr>
            <w:lang w:val="en-GB"/>
          </w:rPr>
          <w:t>controversy</w:t>
        </w:r>
      </w:ins>
      <w:r w:rsidRPr="00E54CDD">
        <w:rPr>
          <w:lang w:val="en-GB"/>
          <w:rPrChange w:id="974" w:author="Vetle Lars Wisløff Sandring" w:date="2023-11-30T21:44:00Z">
            <w:rPr/>
          </w:rPrChange>
        </w:rPr>
        <w:t>. To do this we used NBs concordance search.</w:t>
      </w:r>
      <w:r w:rsidR="00240E94" w:rsidRPr="00E54CDD">
        <w:rPr>
          <w:rStyle w:val="FootnoteReference"/>
          <w:lang w:val="en-GB"/>
          <w:rPrChange w:id="975" w:author="Vetle Lars Wisløff Sandring" w:date="2023-11-30T21:44:00Z">
            <w:rPr>
              <w:rStyle w:val="FootnoteReference"/>
            </w:rPr>
          </w:rPrChange>
        </w:rPr>
        <w:footnoteReference w:id="28"/>
      </w:r>
      <w:r w:rsidRPr="00E54CDD">
        <w:rPr>
          <w:lang w:val="en-GB"/>
          <w:rPrChange w:id="979" w:author="Vetle Lars Wisløff Sandring" w:date="2023-11-30T21:44:00Z">
            <w:rPr/>
          </w:rPrChange>
        </w:rPr>
        <w:t xml:space="preserve"> This tool lets you take a word and extract n words before and after the same word. For example, if we look up “Alta-saken” we will get all strings containing “Alta-saken”. Here is an example of such a string, the words gathered from the concordance search are in italics and the search term is in bold: “</w:t>
      </w:r>
      <w:r w:rsidRPr="00E54CDD">
        <w:rPr>
          <w:i/>
          <w:iCs/>
          <w:lang w:val="en-GB"/>
          <w:rPrChange w:id="980" w:author="Vetle Lars Wisløff Sandring" w:date="2023-11-30T21:44:00Z">
            <w:rPr>
              <w:i/>
              <w:iCs/>
            </w:rPr>
          </w:rPrChange>
        </w:rPr>
        <w:t xml:space="preserve">Og som et PR-trlck i </w:t>
      </w:r>
      <w:r w:rsidRPr="00E54CDD">
        <w:rPr>
          <w:b/>
          <w:bCs/>
          <w:lang w:val="en-GB"/>
          <w:rPrChange w:id="981" w:author="Vetle Lars Wisløff Sandring" w:date="2023-11-30T21:44:00Z">
            <w:rPr>
              <w:b/>
              <w:bCs/>
            </w:rPr>
          </w:rPrChange>
        </w:rPr>
        <w:t>Alta-saken</w:t>
      </w:r>
      <w:r w:rsidRPr="00E54CDD">
        <w:rPr>
          <w:lang w:val="en-GB"/>
          <w:rPrChange w:id="982" w:author="Vetle Lars Wisløff Sandring" w:date="2023-11-30T21:44:00Z">
            <w:rPr/>
          </w:rPrChange>
        </w:rPr>
        <w:t xml:space="preserve"> </w:t>
      </w:r>
      <w:r w:rsidRPr="00E54CDD">
        <w:rPr>
          <w:i/>
          <w:iCs/>
          <w:lang w:val="en-GB"/>
          <w:rPrChange w:id="983" w:author="Vetle Lars Wisløff Sandring" w:date="2023-11-30T21:44:00Z">
            <w:rPr>
              <w:i/>
              <w:iCs/>
            </w:rPr>
          </w:rPrChange>
        </w:rPr>
        <w:t>er dette vel i og for seg greit nok . Men hvis denne sultestreiken skal ha noe mer alvorlig”</w:t>
      </w:r>
      <w:r w:rsidRPr="00E54CDD">
        <w:rPr>
          <w:lang w:val="en-GB"/>
          <w:rPrChange w:id="984" w:author="Vetle Lars Wisløff Sandring" w:date="2023-11-30T21:44:00Z">
            <w:rPr/>
          </w:rPrChange>
        </w:rPr>
        <w:t xml:space="preserve">. After some data cleaning, we ended up with 74182 unique strings of words. We ended up removing a lot of the announcements for television programs as they take up disproportionate amounts of space from 1985 and onwards. Some concordances are also quotes and widely circulated reports from news agencies, this was not excluded from our analysis. In the end we have 83266 strings which makes up our corpus. In addition to the strings our data consist of publication day, </w:t>
      </w:r>
      <w:del w:id="985" w:author="Vetle Lars Wisløff Sandring" w:date="2023-11-30T21:55:00Z">
        <w:r w:rsidRPr="00E54CDD" w:rsidDel="00EC2A47">
          <w:rPr>
            <w:lang w:val="en-GB"/>
            <w:rPrChange w:id="986" w:author="Vetle Lars Wisløff Sandring" w:date="2023-11-30T21:44:00Z">
              <w:rPr/>
            </w:rPrChange>
          </w:rPr>
          <w:delText>place</w:delText>
        </w:r>
      </w:del>
      <w:ins w:id="987" w:author="Vetle Lars Wisløff Sandring" w:date="2023-11-30T21:55:00Z">
        <w:r w:rsidR="00EC2A47" w:rsidRPr="00EC2A47">
          <w:rPr>
            <w:lang w:val="en-GB"/>
          </w:rPr>
          <w:t>place,</w:t>
        </w:r>
      </w:ins>
      <w:r w:rsidRPr="00E54CDD">
        <w:rPr>
          <w:lang w:val="en-GB"/>
          <w:rPrChange w:id="988" w:author="Vetle Lars Wisløff Sandring" w:date="2023-11-30T21:44:00Z">
            <w:rPr/>
          </w:rPrChange>
        </w:rPr>
        <w:t xml:space="preserve"> and newspaper. Many of the publication places we had to add in manually. </w:t>
      </w:r>
    </w:p>
    <w:p w14:paraId="39EB65BF" w14:textId="77777777" w:rsidR="00091616" w:rsidRPr="00E54CDD" w:rsidRDefault="00091616" w:rsidP="00091616">
      <w:pPr>
        <w:rPr>
          <w:lang w:val="en-GB"/>
          <w:rPrChange w:id="989" w:author="Vetle Lars Wisløff Sandring" w:date="2023-11-30T21:44:00Z">
            <w:rPr/>
          </w:rPrChange>
        </w:rPr>
      </w:pPr>
    </w:p>
    <w:p w14:paraId="16AB2788" w14:textId="70AE4AB2" w:rsidR="00091616" w:rsidRPr="00E54CDD" w:rsidRDefault="00091616" w:rsidP="00091616">
      <w:pPr>
        <w:rPr>
          <w:lang w:val="en-GB"/>
          <w:rPrChange w:id="990" w:author="Vetle Lars Wisløff Sandring" w:date="2023-11-30T21:44:00Z">
            <w:rPr/>
          </w:rPrChange>
        </w:rPr>
      </w:pPr>
      <w:r w:rsidRPr="00E54CDD">
        <w:rPr>
          <w:lang w:val="en-GB"/>
          <w:rPrChange w:id="991" w:author="Vetle Lars Wisløff Sandring" w:date="2023-11-30T21:44:00Z">
            <w:rPr/>
          </w:rPrChange>
        </w:rPr>
        <w:t>In essence, our approach to the historical material is to utilize it primarily as remains.</w:t>
      </w:r>
      <w:r w:rsidR="00240E94" w:rsidRPr="00E54CDD">
        <w:rPr>
          <w:rStyle w:val="FootnoteReference"/>
          <w:lang w:val="en-GB"/>
          <w:rPrChange w:id="992" w:author="Vetle Lars Wisløff Sandring" w:date="2023-11-30T21:44:00Z">
            <w:rPr>
              <w:rStyle w:val="FootnoteReference"/>
            </w:rPr>
          </w:rPrChange>
        </w:rPr>
        <w:footnoteReference w:id="29"/>
      </w:r>
      <w:r w:rsidRPr="00E54CDD">
        <w:rPr>
          <w:lang w:val="en-GB"/>
          <w:rPrChange w:id="996" w:author="Vetle Lars Wisløff Sandring" w:date="2023-11-30T21:44:00Z">
            <w:rPr/>
          </w:rPrChange>
        </w:rPr>
        <w:t xml:space="preserve"> We are trying to detect changes in how the Alta-controversy has been talked about in the Norwegian press. One traditional way of doing this kind of quantitative analysis could be to manually read and label the data, and then summarize the labels. Another way could be to investigate collocations and to do n-gram </w:t>
      </w:r>
      <w:ins w:id="997" w:author="Vetle Lars Wisløff Sandring" w:date="2023-11-30T20:35:00Z">
        <w:r w:rsidR="00F21F45" w:rsidRPr="00E54CDD">
          <w:rPr>
            <w:lang w:val="en-GB"/>
            <w:rPrChange w:id="998" w:author="Vetle Lars Wisløff Sandring" w:date="2023-11-30T21:44:00Z">
              <w:rPr>
                <w:lang w:val="nb-NO"/>
              </w:rPr>
            </w:rPrChange>
          </w:rPr>
          <w:t>and colo</w:t>
        </w:r>
        <w:r w:rsidR="00F21F45" w:rsidRPr="00E54CDD">
          <w:rPr>
            <w:lang w:val="en-GB"/>
            <w:rPrChange w:id="999" w:author="Vetle Lars Wisløff Sandring" w:date="2023-11-30T21:44:00Z">
              <w:rPr>
                <w:lang w:val="en-US"/>
              </w:rPr>
            </w:rPrChange>
          </w:rPr>
          <w:t>cation</w:t>
        </w:r>
      </w:ins>
      <w:ins w:id="1000" w:author="Vetle Lars Wisløff Sandring" w:date="2023-11-30T20:36:00Z">
        <w:r w:rsidR="00F21F45" w:rsidRPr="00E54CDD">
          <w:rPr>
            <w:lang w:val="en-GB"/>
            <w:rPrChange w:id="1001" w:author="Vetle Lars Wisløff Sandring" w:date="2023-11-30T21:44:00Z">
              <w:rPr>
                <w:lang w:val="en-US"/>
              </w:rPr>
            </w:rPrChange>
          </w:rPr>
          <w:t xml:space="preserve"> </w:t>
        </w:r>
      </w:ins>
      <w:r w:rsidRPr="00E54CDD">
        <w:rPr>
          <w:lang w:val="en-GB"/>
          <w:rPrChange w:id="1002" w:author="Vetle Lars Wisløff Sandring" w:date="2023-11-30T21:44:00Z">
            <w:rPr/>
          </w:rPrChange>
        </w:rPr>
        <w:t>analysis.</w:t>
      </w:r>
      <w:r w:rsidR="00240E94" w:rsidRPr="00E54CDD">
        <w:rPr>
          <w:rStyle w:val="FootnoteReference"/>
          <w:lang w:val="en-GB"/>
          <w:rPrChange w:id="1003" w:author="Vetle Lars Wisløff Sandring" w:date="2023-11-30T21:44:00Z">
            <w:rPr>
              <w:rStyle w:val="FootnoteReference"/>
            </w:rPr>
          </w:rPrChange>
        </w:rPr>
        <w:footnoteReference w:id="30"/>
      </w:r>
      <w:r w:rsidRPr="00E54CDD">
        <w:rPr>
          <w:lang w:val="en-GB"/>
          <w:rPrChange w:id="1007" w:author="Vetle Lars Wisløff Sandring" w:date="2023-11-30T21:44:00Z">
            <w:rPr/>
          </w:rPrChange>
        </w:rPr>
        <w:t xml:space="preserve"> Our approach tries to account for more of the context and the multi-faceted characteristics of language. Recent technical advances have made it possible to approach larger amounts of text and </w:t>
      </w:r>
      <w:del w:id="1008" w:author="Vetle Lars Wisløff Sandring" w:date="2023-11-30T21:28:00Z">
        <w:r w:rsidRPr="00E54CDD" w:rsidDel="00E060C0">
          <w:rPr>
            <w:lang w:val="en-GB"/>
            <w:rPrChange w:id="1009" w:author="Vetle Lars Wisløff Sandring" w:date="2023-11-30T21:44:00Z">
              <w:rPr/>
            </w:rPrChange>
          </w:rPr>
          <w:delText>analyze</w:delText>
        </w:r>
      </w:del>
      <w:ins w:id="1010" w:author="Vetle Lars Wisløff Sandring" w:date="2023-11-30T21:28:00Z">
        <w:r w:rsidR="00E060C0" w:rsidRPr="00E54CDD">
          <w:rPr>
            <w:lang w:val="en-GB"/>
          </w:rPr>
          <w:t>analyse</w:t>
        </w:r>
      </w:ins>
      <w:r w:rsidRPr="00E54CDD">
        <w:rPr>
          <w:lang w:val="en-GB"/>
          <w:rPrChange w:id="1011" w:author="Vetle Lars Wisløff Sandring" w:date="2023-11-30T21:44:00Z">
            <w:rPr/>
          </w:rPrChange>
        </w:rPr>
        <w:t xml:space="preserve"> them without the need for supercomputers. </w:t>
      </w:r>
    </w:p>
    <w:p w14:paraId="3F184966" w14:textId="77777777" w:rsidR="00091616" w:rsidRPr="00E54CDD" w:rsidRDefault="00091616" w:rsidP="00091616">
      <w:pPr>
        <w:rPr>
          <w:lang w:val="en-GB"/>
          <w:rPrChange w:id="1012" w:author="Vetle Lars Wisløff Sandring" w:date="2023-11-30T21:44:00Z">
            <w:rPr/>
          </w:rPrChange>
        </w:rPr>
      </w:pPr>
    </w:p>
    <w:p w14:paraId="1927B68E" w14:textId="3BEB7940" w:rsidR="00F21F45" w:rsidRPr="00E54CDD" w:rsidRDefault="00091616" w:rsidP="00091616">
      <w:pPr>
        <w:rPr>
          <w:ins w:id="1013" w:author="Vetle Lars Wisløff Sandring" w:date="2023-11-30T20:36:00Z"/>
          <w:lang w:val="en-GB"/>
          <w:rPrChange w:id="1014" w:author="Vetle Lars Wisløff Sandring" w:date="2023-11-30T21:44:00Z">
            <w:rPr>
              <w:ins w:id="1015" w:author="Vetle Lars Wisløff Sandring" w:date="2023-11-30T20:36:00Z"/>
            </w:rPr>
          </w:rPrChange>
        </w:rPr>
      </w:pPr>
      <w:r w:rsidRPr="00E54CDD">
        <w:rPr>
          <w:lang w:val="en-GB"/>
          <w:rPrChange w:id="1016" w:author="Vetle Lars Wisløff Sandring" w:date="2023-11-30T21:44:00Z">
            <w:rPr/>
          </w:rPrChange>
        </w:rPr>
        <w:lastRenderedPageBreak/>
        <w:t xml:space="preserve">Our computational approach utilizes an </w:t>
      </w:r>
      <w:r w:rsidRPr="00E54CDD">
        <w:rPr>
          <w:i/>
          <w:iCs/>
          <w:lang w:val="en-GB"/>
          <w:rPrChange w:id="1017" w:author="Vetle Lars Wisløff Sandring" w:date="2023-11-30T21:44:00Z">
            <w:rPr>
              <w:i/>
              <w:iCs/>
            </w:rPr>
          </w:rPrChange>
        </w:rPr>
        <w:t>encoder only transformer model</w:t>
      </w:r>
      <w:r w:rsidRPr="00E54CDD">
        <w:rPr>
          <w:lang w:val="en-GB"/>
          <w:rPrChange w:id="1018" w:author="Vetle Lars Wisløff Sandring" w:date="2023-11-30T21:44:00Z">
            <w:rPr/>
          </w:rPrChange>
        </w:rPr>
        <w:t>.</w:t>
      </w:r>
      <w:r w:rsidR="00240E94" w:rsidRPr="00E54CDD">
        <w:rPr>
          <w:rStyle w:val="FootnoteReference"/>
          <w:lang w:val="en-GB"/>
          <w:rPrChange w:id="1019" w:author="Vetle Lars Wisløff Sandring" w:date="2023-11-30T21:44:00Z">
            <w:rPr>
              <w:rStyle w:val="FootnoteReference"/>
            </w:rPr>
          </w:rPrChange>
        </w:rPr>
        <w:footnoteReference w:id="31"/>
      </w:r>
      <w:r w:rsidRPr="00E54CDD">
        <w:rPr>
          <w:lang w:val="en-GB"/>
          <w:rPrChange w:id="1023" w:author="Vetle Lars Wisløff Sandring" w:date="2023-11-30T21:44:00Z">
            <w:rPr/>
          </w:rPrChange>
        </w:rPr>
        <w:t xml:space="preserve"> In 2021 the first Norwegian transformer model appeared, Nbert.</w:t>
      </w:r>
      <w:r w:rsidR="00240E94" w:rsidRPr="00E54CDD">
        <w:rPr>
          <w:rStyle w:val="FootnoteReference"/>
          <w:lang w:val="en-GB"/>
          <w:rPrChange w:id="1024" w:author="Vetle Lars Wisløff Sandring" w:date="2023-11-30T21:44:00Z">
            <w:rPr>
              <w:rStyle w:val="FootnoteReference"/>
            </w:rPr>
          </w:rPrChange>
        </w:rPr>
        <w:footnoteReference w:id="32"/>
      </w:r>
      <w:r w:rsidRPr="00E54CDD">
        <w:rPr>
          <w:lang w:val="en-GB"/>
          <w:rPrChange w:id="1028" w:author="Vetle Lars Wisløff Sandring" w:date="2023-11-30T21:44:00Z">
            <w:rPr/>
          </w:rPrChange>
        </w:rPr>
        <w:t xml:space="preserve"> A transformer model is a large language model (LLM), which differs from earlier LLMs mostly by being cheaper to make – the architecture of earlier language models </w:t>
      </w:r>
      <w:del w:id="1029" w:author="Vetle Lars Wisløff Sandring" w:date="2023-11-30T21:28:00Z">
        <w:r w:rsidRPr="00E54CDD" w:rsidDel="00E060C0">
          <w:rPr>
            <w:lang w:val="en-GB"/>
            <w:rPrChange w:id="1030" w:author="Vetle Lars Wisløff Sandring" w:date="2023-11-30T21:44:00Z">
              <w:rPr/>
            </w:rPrChange>
          </w:rPr>
          <w:delText>were</w:delText>
        </w:r>
      </w:del>
      <w:ins w:id="1031" w:author="Vetle Lars Wisløff Sandring" w:date="2023-11-30T21:28:00Z">
        <w:r w:rsidR="00E060C0" w:rsidRPr="00E54CDD">
          <w:rPr>
            <w:lang w:val="en-GB"/>
          </w:rPr>
          <w:t>was</w:t>
        </w:r>
      </w:ins>
      <w:r w:rsidRPr="00E54CDD">
        <w:rPr>
          <w:lang w:val="en-GB"/>
          <w:rPrChange w:id="1032" w:author="Vetle Lars Wisløff Sandring" w:date="2023-11-30T21:44:00Z">
            <w:rPr/>
          </w:rPrChange>
        </w:rPr>
        <w:t xml:space="preserve"> prohibitively expensive. NBert is trained on data from the Norwegian colossal corpus, which includes large swaths of digitized Norwegian text from books, </w:t>
      </w:r>
      <w:del w:id="1033" w:author="Vetle Lars Wisløff Sandring" w:date="2023-11-30T21:10:00Z">
        <w:r w:rsidRPr="00E54CDD" w:rsidDel="00F57A06">
          <w:rPr>
            <w:lang w:val="en-GB"/>
            <w:rPrChange w:id="1034" w:author="Vetle Lars Wisløff Sandring" w:date="2023-11-30T21:44:00Z">
              <w:rPr/>
            </w:rPrChange>
          </w:rPr>
          <w:delText>wikipedia</w:delText>
        </w:r>
      </w:del>
      <w:ins w:id="1035" w:author="Vetle Lars Wisløff Sandring" w:date="2023-11-30T21:10:00Z">
        <w:r w:rsidR="00F57A06" w:rsidRPr="00E54CDD">
          <w:rPr>
            <w:lang w:val="en-GB"/>
          </w:rPr>
          <w:t>Wikipedia</w:t>
        </w:r>
      </w:ins>
      <w:r w:rsidRPr="00E54CDD">
        <w:rPr>
          <w:lang w:val="en-GB"/>
          <w:rPrChange w:id="1036" w:author="Vetle Lars Wisløff Sandring" w:date="2023-11-30T21:44:00Z">
            <w:rPr/>
          </w:rPrChange>
        </w:rPr>
        <w:t xml:space="preserve">, newspapers and parliamentary </w:t>
      </w:r>
      <w:del w:id="1037" w:author="Vetle Lars Wisløff Sandring" w:date="2023-11-30T21:10:00Z">
        <w:r w:rsidRPr="00E54CDD" w:rsidDel="00F57A06">
          <w:rPr>
            <w:lang w:val="en-GB"/>
            <w:rPrChange w:id="1038" w:author="Vetle Lars Wisløff Sandring" w:date="2023-11-30T21:44:00Z">
              <w:rPr/>
            </w:rPrChange>
          </w:rPr>
          <w:delText>speaches</w:delText>
        </w:r>
      </w:del>
      <w:ins w:id="1039" w:author="Vetle Lars Wisløff Sandring" w:date="2023-11-30T21:10:00Z">
        <w:r w:rsidR="00F57A06" w:rsidRPr="00E54CDD">
          <w:rPr>
            <w:lang w:val="en-GB"/>
          </w:rPr>
          <w:t>speeches</w:t>
        </w:r>
      </w:ins>
      <w:r w:rsidRPr="00E54CDD">
        <w:rPr>
          <w:lang w:val="en-GB"/>
          <w:rPrChange w:id="1040" w:author="Vetle Lars Wisløff Sandring" w:date="2023-11-30T21:44:00Z">
            <w:rPr/>
          </w:rPrChange>
        </w:rPr>
        <w:t xml:space="preserve">. In practice, it means that the model has been trained on newspapers with similar </w:t>
      </w:r>
      <w:del w:id="1041" w:author="Vetle Lars Wisløff Sandring" w:date="2023-11-30T21:10:00Z">
        <w:r w:rsidRPr="00E54CDD" w:rsidDel="00F57A06">
          <w:rPr>
            <w:lang w:val="en-GB"/>
            <w:rPrChange w:id="1042" w:author="Vetle Lars Wisløff Sandring" w:date="2023-11-30T21:44:00Z">
              <w:rPr/>
            </w:rPrChange>
          </w:rPr>
          <w:delText>contextes</w:delText>
        </w:r>
      </w:del>
      <w:ins w:id="1043" w:author="Vetle Lars Wisløff Sandring" w:date="2023-11-30T21:10:00Z">
        <w:r w:rsidR="00F57A06" w:rsidRPr="00E54CDD">
          <w:rPr>
            <w:lang w:val="en-GB"/>
          </w:rPr>
          <w:t>contexts</w:t>
        </w:r>
      </w:ins>
      <w:r w:rsidRPr="00E54CDD">
        <w:rPr>
          <w:lang w:val="en-GB"/>
          <w:rPrChange w:id="1044" w:author="Vetle Lars Wisløff Sandring" w:date="2023-11-30T21:44:00Z">
            <w:rPr/>
          </w:rPrChange>
        </w:rPr>
        <w:t xml:space="preserve"> to our corpus, and similar OCR errors as our corpus. </w:t>
      </w:r>
      <w:ins w:id="1045" w:author="Vetle Lars Wisløff Sandring" w:date="2023-11-30T20:36:00Z">
        <w:r w:rsidR="00F21F45" w:rsidRPr="00E54CDD">
          <w:rPr>
            <w:lang w:val="en-GB"/>
            <w:rPrChange w:id="1046" w:author="Vetle Lars Wisløff Sandring" w:date="2023-11-30T21:44:00Z">
              <w:rPr>
                <w:lang w:val="nb-NO"/>
              </w:rPr>
            </w:rPrChange>
          </w:rPr>
          <w:t xml:space="preserve">This do </w:t>
        </w:r>
      </w:ins>
      <w:ins w:id="1047" w:author="Vetle Lars Wisløff Sandring" w:date="2023-11-30T20:39:00Z">
        <w:r w:rsidR="00051FBD" w:rsidRPr="00E54CDD">
          <w:rPr>
            <w:lang w:val="en-GB"/>
          </w:rPr>
          <w:t xml:space="preserve">however </w:t>
        </w:r>
      </w:ins>
      <w:ins w:id="1048" w:author="Vetle Lars Wisløff Sandring" w:date="2023-11-30T20:36:00Z">
        <w:r w:rsidR="00F21F45" w:rsidRPr="00E54CDD">
          <w:rPr>
            <w:lang w:val="en-GB"/>
            <w:rPrChange w:id="1049" w:author="Vetle Lars Wisløff Sandring" w:date="2023-11-30T21:44:00Z">
              <w:rPr>
                <w:lang w:val="nb-NO"/>
              </w:rPr>
            </w:rPrChange>
          </w:rPr>
          <w:t xml:space="preserve">create </w:t>
        </w:r>
      </w:ins>
      <w:ins w:id="1050" w:author="Vetle Lars Wisløff Sandring" w:date="2023-11-30T20:37:00Z">
        <w:r w:rsidR="00F21F45" w:rsidRPr="00E54CDD">
          <w:rPr>
            <w:lang w:val="en-GB"/>
            <w:rPrChange w:id="1051" w:author="Vetle Lars Wisløff Sandring" w:date="2023-11-30T21:44:00Z">
              <w:rPr>
                <w:lang w:val="nb-NO"/>
              </w:rPr>
            </w:rPrChange>
          </w:rPr>
          <w:t>some peculiar</w:t>
        </w:r>
        <w:r w:rsidR="00051FBD" w:rsidRPr="00E54CDD">
          <w:rPr>
            <w:lang w:val="en-GB"/>
          </w:rPr>
          <w:t>ities</w:t>
        </w:r>
      </w:ins>
      <w:ins w:id="1052" w:author="Vetle Lars Wisløff Sandring" w:date="2023-11-30T20:39:00Z">
        <w:r w:rsidR="00051FBD" w:rsidRPr="00E54CDD">
          <w:rPr>
            <w:lang w:val="en-GB"/>
          </w:rPr>
          <w:t xml:space="preserve">. As we opted for a combined </w:t>
        </w:r>
      </w:ins>
      <w:ins w:id="1053" w:author="Vetle Lars Wisløff Sandring" w:date="2023-11-30T21:10:00Z">
        <w:r w:rsidR="00F57A06" w:rsidRPr="00E54CDD">
          <w:rPr>
            <w:lang w:val="en-GB"/>
          </w:rPr>
          <w:t>approach,</w:t>
        </w:r>
      </w:ins>
      <w:ins w:id="1054" w:author="Vetle Lars Wisløff Sandring" w:date="2023-11-30T20:39:00Z">
        <w:r w:rsidR="00051FBD" w:rsidRPr="00E54CDD">
          <w:rPr>
            <w:lang w:val="en-GB"/>
          </w:rPr>
          <w:t xml:space="preserve"> </w:t>
        </w:r>
      </w:ins>
      <w:ins w:id="1055" w:author="Vetle Lars Wisløff Sandring" w:date="2023-11-30T20:40:00Z">
        <w:r w:rsidR="00051FBD" w:rsidRPr="00E54CDD">
          <w:rPr>
            <w:lang w:val="en-GB"/>
          </w:rPr>
          <w:t xml:space="preserve">we discovered that some of the excerpts </w:t>
        </w:r>
      </w:ins>
      <w:ins w:id="1056" w:author="Vetle Lars Wisløff Sandring" w:date="2023-11-30T20:41:00Z">
        <w:r w:rsidR="00051FBD" w:rsidRPr="00E54CDD">
          <w:rPr>
            <w:lang w:val="en-GB"/>
          </w:rPr>
          <w:t>which only differed in slight formatting</w:t>
        </w:r>
      </w:ins>
      <w:ins w:id="1057" w:author="Vetle Lars Wisløff Sandring" w:date="2023-11-30T20:42:00Z">
        <w:r w:rsidR="00051FBD" w:rsidRPr="00E54CDD">
          <w:rPr>
            <w:lang w:val="en-GB"/>
          </w:rPr>
          <w:t>, like a missing coma or a dash had some impact on h</w:t>
        </w:r>
      </w:ins>
      <w:ins w:id="1058" w:author="Vetle Lars Wisløff Sandring" w:date="2023-11-30T20:43:00Z">
        <w:r w:rsidR="00051FBD" w:rsidRPr="00E54CDD">
          <w:rPr>
            <w:lang w:val="en-GB"/>
          </w:rPr>
          <w:t>ow the model handled them.</w:t>
        </w:r>
      </w:ins>
      <w:ins w:id="1059" w:author="Vetle Lars Wisløff Sandring" w:date="2023-11-30T21:09:00Z">
        <w:r w:rsidR="00F57A06" w:rsidRPr="00E54CDD">
          <w:rPr>
            <w:lang w:val="en-GB"/>
          </w:rPr>
          <w:t xml:space="preserve"> </w:t>
        </w:r>
      </w:ins>
      <w:ins w:id="1060" w:author="Vetle Lars Wisløff Sandring" w:date="2023-11-30T21:10:00Z">
        <w:r w:rsidR="00F57A06" w:rsidRPr="00E54CDD">
          <w:rPr>
            <w:lang w:val="en-GB"/>
          </w:rPr>
          <w:t>In these language models the</w:t>
        </w:r>
      </w:ins>
      <w:ins w:id="1061" w:author="Vetle Lars Wisløff Sandring" w:date="2023-11-30T21:11:00Z">
        <w:r w:rsidR="00F57A06" w:rsidRPr="00E54CDD">
          <w:rPr>
            <w:lang w:val="en-GB"/>
          </w:rPr>
          <w:t xml:space="preserve">re are thus some parts of the model which do not correspond well to our perception of meaning. </w:t>
        </w:r>
      </w:ins>
    </w:p>
    <w:p w14:paraId="3CFA0C8B" w14:textId="77777777" w:rsidR="00F21F45" w:rsidRPr="00E54CDD" w:rsidRDefault="00F21F45" w:rsidP="00091616">
      <w:pPr>
        <w:rPr>
          <w:ins w:id="1062" w:author="Vetle Lars Wisløff Sandring" w:date="2023-11-30T20:36:00Z"/>
          <w:lang w:val="en-GB"/>
          <w:rPrChange w:id="1063" w:author="Vetle Lars Wisløff Sandring" w:date="2023-11-30T21:44:00Z">
            <w:rPr>
              <w:ins w:id="1064" w:author="Vetle Lars Wisløff Sandring" w:date="2023-11-30T20:36:00Z"/>
            </w:rPr>
          </w:rPrChange>
        </w:rPr>
      </w:pPr>
    </w:p>
    <w:p w14:paraId="21C4A25A" w14:textId="529FFB41" w:rsidR="00091616" w:rsidRPr="00E54CDD" w:rsidRDefault="00091616" w:rsidP="00091616">
      <w:pPr>
        <w:rPr>
          <w:lang w:val="en-GB"/>
          <w:rPrChange w:id="1065" w:author="Vetle Lars Wisløff Sandring" w:date="2023-11-30T21:44:00Z">
            <w:rPr/>
          </w:rPrChange>
        </w:rPr>
      </w:pPr>
      <w:r w:rsidRPr="00E54CDD">
        <w:rPr>
          <w:lang w:val="en-GB"/>
          <w:rPrChange w:id="1066" w:author="Vetle Lars Wisløff Sandring" w:date="2023-11-30T21:44:00Z">
            <w:rPr/>
          </w:rPrChange>
        </w:rPr>
        <w:t xml:space="preserve">Although there </w:t>
      </w:r>
      <w:del w:id="1067" w:author="Vetle Lars Wisløff Sandring" w:date="2023-11-30T20:39:00Z">
        <w:r w:rsidRPr="00E54CDD" w:rsidDel="00051FBD">
          <w:rPr>
            <w:lang w:val="en-GB"/>
            <w:rPrChange w:id="1068" w:author="Vetle Lars Wisløff Sandring" w:date="2023-11-30T21:44:00Z">
              <w:rPr/>
            </w:rPrChange>
          </w:rPr>
          <w:delText>exists</w:delText>
        </w:r>
      </w:del>
      <w:ins w:id="1069" w:author="Vetle Lars Wisløff Sandring" w:date="2023-11-30T20:39:00Z">
        <w:r w:rsidR="00051FBD" w:rsidRPr="00E54CDD">
          <w:rPr>
            <w:lang w:val="en-GB"/>
          </w:rPr>
          <w:t>exist</w:t>
        </w:r>
      </w:ins>
      <w:r w:rsidRPr="00E54CDD">
        <w:rPr>
          <w:lang w:val="en-GB"/>
          <w:rPrChange w:id="1070" w:author="Vetle Lars Wisløff Sandring" w:date="2023-11-30T21:44:00Z">
            <w:rPr/>
          </w:rPrChange>
        </w:rPr>
        <w:t xml:space="preserve"> newer BERT models, with better benchmarks for Norwegian, we have opted not to use them, as no specialized models have been trained on them.</w:t>
      </w:r>
      <w:r w:rsidR="00240E94" w:rsidRPr="00E54CDD">
        <w:rPr>
          <w:rStyle w:val="FootnoteReference"/>
          <w:lang w:val="en-GB"/>
          <w:rPrChange w:id="1071" w:author="Vetle Lars Wisløff Sandring" w:date="2023-11-30T21:44:00Z">
            <w:rPr>
              <w:rStyle w:val="FootnoteReference"/>
            </w:rPr>
          </w:rPrChange>
        </w:rPr>
        <w:footnoteReference w:id="33"/>
      </w:r>
      <w:r w:rsidRPr="00E54CDD">
        <w:rPr>
          <w:lang w:val="en-GB"/>
          <w:rPrChange w:id="1075" w:author="Vetle Lars Wisløff Sandring" w:date="2023-11-30T21:44:00Z">
            <w:rPr/>
          </w:rPrChange>
        </w:rPr>
        <w:t xml:space="preserve"> The specialized language model we are using is ScandiNLI.</w:t>
      </w:r>
      <w:r w:rsidR="00240E94" w:rsidRPr="00E54CDD">
        <w:rPr>
          <w:rStyle w:val="FootnoteReference"/>
          <w:lang w:val="en-GB"/>
          <w:rPrChange w:id="1076" w:author="Vetle Lars Wisløff Sandring" w:date="2023-11-30T21:44:00Z">
            <w:rPr>
              <w:rStyle w:val="FootnoteReference"/>
            </w:rPr>
          </w:rPrChange>
        </w:rPr>
        <w:footnoteReference w:id="34"/>
      </w:r>
      <w:r w:rsidRPr="00E54CDD">
        <w:rPr>
          <w:lang w:val="en-GB"/>
          <w:rPrChange w:id="1080" w:author="Vetle Lars Wisløff Sandring" w:date="2023-11-30T21:44:00Z">
            <w:rPr/>
          </w:rPrChange>
        </w:rPr>
        <w:t xml:space="preserve"> ScandiNLI is a zero-shot classification model, which means that the model is able to classify text in accordance with labels that we have defined.</w:t>
      </w:r>
      <w:r w:rsidR="00240E94" w:rsidRPr="00E54CDD">
        <w:rPr>
          <w:rStyle w:val="FootnoteReference"/>
          <w:lang w:val="en-GB"/>
          <w:rPrChange w:id="1081" w:author="Vetle Lars Wisløff Sandring" w:date="2023-11-30T21:44:00Z">
            <w:rPr>
              <w:rStyle w:val="FootnoteReference"/>
            </w:rPr>
          </w:rPrChange>
        </w:rPr>
        <w:footnoteReference w:id="35"/>
      </w:r>
    </w:p>
    <w:p w14:paraId="0F951770" w14:textId="77777777" w:rsidR="00091616" w:rsidRPr="00E54CDD" w:rsidRDefault="00091616" w:rsidP="00091616">
      <w:pPr>
        <w:rPr>
          <w:lang w:val="en-GB"/>
          <w:rPrChange w:id="1085" w:author="Vetle Lars Wisløff Sandring" w:date="2023-11-30T21:44:00Z">
            <w:rPr/>
          </w:rPrChange>
        </w:rPr>
      </w:pPr>
    </w:p>
    <w:p w14:paraId="65B0D4C3" w14:textId="372064F5" w:rsidR="00091616" w:rsidRPr="00E54CDD" w:rsidRDefault="00091616" w:rsidP="00091616">
      <w:pPr>
        <w:rPr>
          <w:lang w:val="en-GB"/>
          <w:rPrChange w:id="1086" w:author="Vetle Lars Wisløff Sandring" w:date="2023-11-30T21:44:00Z">
            <w:rPr/>
          </w:rPrChange>
        </w:rPr>
      </w:pPr>
      <w:r w:rsidRPr="00E54CDD">
        <w:rPr>
          <w:lang w:val="en-GB"/>
          <w:rPrChange w:id="1087" w:author="Vetle Lars Wisløff Sandring" w:date="2023-11-30T21:44:00Z">
            <w:rPr/>
          </w:rPrChange>
        </w:rPr>
        <w:t>The models have been evaluated for accuracy on standardized benchmarks.</w:t>
      </w:r>
      <w:r w:rsidR="00240E94" w:rsidRPr="00E54CDD">
        <w:rPr>
          <w:rStyle w:val="FootnoteReference"/>
          <w:lang w:val="en-GB"/>
          <w:rPrChange w:id="1088" w:author="Vetle Lars Wisløff Sandring" w:date="2023-11-30T21:44:00Z">
            <w:rPr>
              <w:rStyle w:val="FootnoteReference"/>
            </w:rPr>
          </w:rPrChange>
        </w:rPr>
        <w:footnoteReference w:id="36"/>
      </w:r>
      <w:r w:rsidRPr="00E54CDD">
        <w:rPr>
          <w:lang w:val="en-GB"/>
          <w:rPrChange w:id="1092" w:author="Vetle Lars Wisløff Sandring" w:date="2023-11-30T21:44:00Z">
            <w:rPr/>
          </w:rPrChange>
        </w:rPr>
        <w:t xml:space="preserve"> ScandiNLI achieves an accuracy of 80.36% on these tests. It is worth mentioning that our configuration of the model returns a score between 1 and 0 for every label and sentence, where 1 indicates a 100% probability of the sentence matching the label. </w:t>
      </w:r>
      <w:del w:id="1093" w:author="Vetle Lars Wisløff Sandring" w:date="2023-11-30T21:28:00Z">
        <w:r w:rsidRPr="00E54CDD" w:rsidDel="00E060C0">
          <w:rPr>
            <w:lang w:val="en-GB"/>
            <w:rPrChange w:id="1094" w:author="Vetle Lars Wisløff Sandring" w:date="2023-11-30T21:44:00Z">
              <w:rPr/>
            </w:rPrChange>
          </w:rPr>
          <w:delText>Mislabeling</w:delText>
        </w:r>
      </w:del>
      <w:ins w:id="1095" w:author="Vetle Lars Wisløff Sandring" w:date="2023-11-30T21:28:00Z">
        <w:r w:rsidR="00E060C0" w:rsidRPr="00E54CDD">
          <w:rPr>
            <w:lang w:val="en-GB"/>
          </w:rPr>
          <w:t>Mislabelling</w:t>
        </w:r>
      </w:ins>
      <w:r w:rsidRPr="00E54CDD">
        <w:rPr>
          <w:lang w:val="en-GB"/>
          <w:rPrChange w:id="1096" w:author="Vetle Lars Wisløff Sandring" w:date="2023-11-30T21:44:00Z">
            <w:rPr/>
          </w:rPrChange>
        </w:rPr>
        <w:t xml:space="preserve"> would typically present itself as the model providing a somewhat higher or lower number than our own assessment. </w:t>
      </w:r>
      <w:del w:id="1097" w:author="Vetle Lars Wisløff Sandring" w:date="2023-11-30T20:44:00Z">
        <w:r w:rsidRPr="00E54CDD" w:rsidDel="00051FBD">
          <w:rPr>
            <w:lang w:val="en-GB"/>
            <w:rPrChange w:id="1098" w:author="Vetle Lars Wisløff Sandring" w:date="2023-11-30T21:44:00Z">
              <w:rPr/>
            </w:rPrChange>
          </w:rPr>
          <w:delText xml:space="preserve"> </w:delText>
        </w:r>
      </w:del>
      <w:r w:rsidRPr="00E54CDD">
        <w:rPr>
          <w:lang w:val="en-GB"/>
          <w:rPrChange w:id="1099" w:author="Vetle Lars Wisløff Sandring" w:date="2023-11-30T21:44:00Z">
            <w:rPr/>
          </w:rPrChange>
        </w:rPr>
        <w:t>Since we are trying to detect trends in this paper, this is a manageable problem. It should also be mentioned that the benchmark itself was machine translated into Norwegian, making it a suboptimal indicator. </w:t>
      </w:r>
      <w:ins w:id="1100" w:author="Vetle Lars Wisløff Sandring" w:date="2023-11-30T20:46:00Z">
        <w:r w:rsidR="00051FBD" w:rsidRPr="00E54CDD">
          <w:rPr>
            <w:lang w:val="en-GB"/>
          </w:rPr>
          <w:t xml:space="preserve">We did however develop a tool to inspect peculiarities in our </w:t>
        </w:r>
      </w:ins>
      <w:ins w:id="1101" w:author="Vetle Lars Wisløff Sandring" w:date="2023-11-30T20:47:00Z">
        <w:r w:rsidR="00051FBD" w:rsidRPr="00E54CDD">
          <w:rPr>
            <w:lang w:val="en-GB"/>
          </w:rPr>
          <w:t xml:space="preserve">data to combat some of these errors. </w:t>
        </w:r>
      </w:ins>
      <w:ins w:id="1102" w:author="Vetle Lars Wisløff Sandring" w:date="2023-11-30T20:45:00Z">
        <w:r w:rsidR="00051FBD" w:rsidRPr="00E54CDD">
          <w:rPr>
            <w:lang w:val="en-GB"/>
          </w:rPr>
          <w:t xml:space="preserve"> </w:t>
        </w:r>
      </w:ins>
    </w:p>
    <w:p w14:paraId="4BDF3C11" w14:textId="77777777" w:rsidR="00091616" w:rsidRPr="00E54CDD" w:rsidRDefault="00091616" w:rsidP="00091616">
      <w:pPr>
        <w:rPr>
          <w:lang w:val="en-GB"/>
          <w:rPrChange w:id="1103" w:author="Vetle Lars Wisløff Sandring" w:date="2023-11-30T21:44:00Z">
            <w:rPr/>
          </w:rPrChange>
        </w:rPr>
      </w:pPr>
    </w:p>
    <w:p w14:paraId="4E104259" w14:textId="00F0D0D4" w:rsidR="00091616" w:rsidRPr="00E54CDD" w:rsidRDefault="00091616" w:rsidP="00091616">
      <w:pPr>
        <w:rPr>
          <w:lang w:val="en-GB"/>
          <w:rPrChange w:id="1104" w:author="Vetle Lars Wisløff Sandring" w:date="2023-11-30T21:44:00Z">
            <w:rPr/>
          </w:rPrChange>
        </w:rPr>
      </w:pPr>
      <w:r w:rsidRPr="00E54CDD">
        <w:rPr>
          <w:lang w:val="en-GB"/>
          <w:rPrChange w:id="1105" w:author="Vetle Lars Wisløff Sandring" w:date="2023-11-30T21:44:00Z">
            <w:rPr/>
          </w:rPrChange>
        </w:rPr>
        <w:t xml:space="preserve">We opted for a somewhat tedious approach to verify the quality of our labels. We took 50 randomly selected sentences from our corpus and tested our labels on these sentences. We then modified the labels that seemed to not </w:t>
      </w:r>
      <w:del w:id="1106" w:author="Vetle Lars Wisløff Sandring" w:date="2023-11-30T21:28:00Z">
        <w:r w:rsidRPr="00E54CDD" w:rsidDel="00E060C0">
          <w:rPr>
            <w:lang w:val="en-GB"/>
            <w:rPrChange w:id="1107" w:author="Vetle Lars Wisløff Sandring" w:date="2023-11-30T21:44:00Z">
              <w:rPr/>
            </w:rPrChange>
          </w:rPr>
          <w:delText xml:space="preserve">not </w:delText>
        </w:r>
      </w:del>
      <w:r w:rsidRPr="00E54CDD">
        <w:rPr>
          <w:lang w:val="en-GB"/>
          <w:rPrChange w:id="1108" w:author="Vetle Lars Wisløff Sandring" w:date="2023-11-30T21:44:00Z">
            <w:rPr/>
          </w:rPrChange>
        </w:rPr>
        <w:t xml:space="preserve">work as intended and reran the model with new labels. We found that changing the labels slightly often solved the worst cases of </w:t>
      </w:r>
      <w:del w:id="1109" w:author="Vetle Lars Wisløff Sandring" w:date="2023-11-30T20:48:00Z">
        <w:r w:rsidRPr="00E54CDD" w:rsidDel="00501B3D">
          <w:rPr>
            <w:lang w:val="en-GB"/>
            <w:rPrChange w:id="1110" w:author="Vetle Lars Wisløff Sandring" w:date="2023-11-30T21:44:00Z">
              <w:rPr/>
            </w:rPrChange>
          </w:rPr>
          <w:delText>mislabeling</w:delText>
        </w:r>
      </w:del>
      <w:ins w:id="1111" w:author="Vetle Lars Wisløff Sandring" w:date="2023-11-30T20:48:00Z">
        <w:r w:rsidR="00501B3D" w:rsidRPr="00E54CDD">
          <w:rPr>
            <w:lang w:val="en-GB"/>
          </w:rPr>
          <w:t>mislabelling</w:t>
        </w:r>
      </w:ins>
      <w:r w:rsidRPr="00E54CDD">
        <w:rPr>
          <w:lang w:val="en-GB"/>
          <w:rPrChange w:id="1112" w:author="Vetle Lars Wisløff Sandring" w:date="2023-11-30T21:44:00Z">
            <w:rPr/>
          </w:rPrChange>
        </w:rPr>
        <w:t xml:space="preserve">. This process combines deductive and inductive approaches in a novel way. The approach has some promise but could certainly benefit further work. This approach also enabled some discoveries. We wanted every sentence to have </w:t>
      </w:r>
      <w:del w:id="1113" w:author="Vetle Lars Wisløff Sandring" w:date="2023-11-30T21:53:00Z">
        <w:r w:rsidRPr="00E54CDD" w:rsidDel="00EC2A47">
          <w:rPr>
            <w:lang w:val="en-GB"/>
            <w:rPrChange w:id="1114" w:author="Vetle Lars Wisløff Sandring" w:date="2023-11-30T21:44:00Z">
              <w:rPr/>
            </w:rPrChange>
          </w:rPr>
          <w:delText>a</w:delText>
        </w:r>
      </w:del>
      <w:ins w:id="1115" w:author="Vetle Lars Wisløff Sandring" w:date="2023-11-30T21:53:00Z">
        <w:r w:rsidR="00EC2A47" w:rsidRPr="00EC2A47">
          <w:rPr>
            <w:lang w:val="en-GB"/>
          </w:rPr>
          <w:t>a</w:t>
        </w:r>
        <w:r w:rsidR="00EC2A47" w:rsidRPr="00E54CDD">
          <w:rPr>
            <w:lang w:val="en-GB"/>
          </w:rPr>
          <w:t>t least</w:t>
        </w:r>
      </w:ins>
      <w:ins w:id="1116" w:author="Vetle Lars Wisløff Sandring" w:date="2023-11-30T20:49:00Z">
        <w:r w:rsidR="00501B3D" w:rsidRPr="00E54CDD">
          <w:rPr>
            <w:lang w:val="en-GB"/>
          </w:rPr>
          <w:t xml:space="preserve"> one label which was above 0.5. This was </w:t>
        </w:r>
      </w:ins>
      <w:ins w:id="1117" w:author="Vetle Lars Wisløff Sandring" w:date="2023-11-30T20:50:00Z">
        <w:r w:rsidR="00501B3D" w:rsidRPr="00E54CDD">
          <w:rPr>
            <w:lang w:val="en-GB"/>
          </w:rPr>
          <w:t xml:space="preserve">unfortunately </w:t>
        </w:r>
      </w:ins>
      <w:ins w:id="1118" w:author="Vetle Lars Wisløff Sandring" w:date="2023-11-30T20:49:00Z">
        <w:r w:rsidR="00501B3D" w:rsidRPr="00E54CDD">
          <w:rPr>
            <w:lang w:val="en-GB"/>
          </w:rPr>
          <w:t xml:space="preserve">not </w:t>
        </w:r>
      </w:ins>
      <w:ins w:id="1119" w:author="Vetle Lars Wisløff Sandring" w:date="2023-11-30T20:50:00Z">
        <w:r w:rsidR="00501B3D" w:rsidRPr="00E54CDD">
          <w:rPr>
            <w:lang w:val="en-GB"/>
          </w:rPr>
          <w:t>economically feasible</w:t>
        </w:r>
      </w:ins>
      <w:ins w:id="1120" w:author="Vetle Lars Wisløff Sandring" w:date="2023-11-30T20:49:00Z">
        <w:r w:rsidR="00501B3D" w:rsidRPr="00E54CDD">
          <w:rPr>
            <w:lang w:val="en-GB"/>
          </w:rPr>
          <w:t xml:space="preserve"> in all cases</w:t>
        </w:r>
      </w:ins>
      <w:del w:id="1121" w:author="Vetle Lars Wisløff Sandring" w:date="2023-11-30T20:49:00Z">
        <w:r w:rsidRPr="00E54CDD" w:rsidDel="00501B3D">
          <w:rPr>
            <w:lang w:val="en-GB"/>
            <w:rPrChange w:id="1122" w:author="Vetle Lars Wisløff Sandring" w:date="2023-11-30T21:44:00Z">
              <w:rPr/>
            </w:rPrChange>
          </w:rPr>
          <w:delText xml:space="preserve"> somewhat high scoring label</w:delText>
        </w:r>
      </w:del>
      <w:r w:rsidRPr="00E54CDD">
        <w:rPr>
          <w:lang w:val="en-GB"/>
          <w:rPrChange w:id="1123" w:author="Vetle Lars Wisløff Sandring" w:date="2023-11-30T21:44:00Z">
            <w:rPr/>
          </w:rPrChange>
        </w:rPr>
        <w:t xml:space="preserve">. We thus </w:t>
      </w:r>
      <w:del w:id="1124" w:author="Vetle Lars Wisløff Sandring" w:date="2023-11-30T20:50:00Z">
        <w:r w:rsidRPr="00E54CDD" w:rsidDel="00501B3D">
          <w:rPr>
            <w:lang w:val="en-GB"/>
            <w:rPrChange w:id="1125" w:author="Vetle Lars Wisløff Sandring" w:date="2023-11-30T21:44:00Z">
              <w:rPr/>
            </w:rPrChange>
          </w:rPr>
          <w:delText>had to</w:delText>
        </w:r>
      </w:del>
      <w:ins w:id="1126" w:author="Vetle Lars Wisløff Sandring" w:date="2023-11-30T20:50:00Z">
        <w:r w:rsidR="00501B3D" w:rsidRPr="00E54CDD">
          <w:rPr>
            <w:lang w:val="en-GB"/>
          </w:rPr>
          <w:t>managed to</w:t>
        </w:r>
      </w:ins>
      <w:r w:rsidRPr="00E54CDD">
        <w:rPr>
          <w:lang w:val="en-GB"/>
          <w:rPrChange w:id="1127" w:author="Vetle Lars Wisløff Sandring" w:date="2023-11-30T21:44:00Z">
            <w:rPr/>
          </w:rPrChange>
        </w:rPr>
        <w:t xml:space="preserve"> create some new ones as we went along, this </w:t>
      </w:r>
      <w:r w:rsidRPr="00E54CDD">
        <w:rPr>
          <w:lang w:val="en-GB"/>
          <w:rPrChange w:id="1128" w:author="Vetle Lars Wisløff Sandring" w:date="2023-11-30T21:44:00Z">
            <w:rPr/>
          </w:rPrChange>
        </w:rPr>
        <w:lastRenderedPageBreak/>
        <w:t xml:space="preserve">yielded some interesting perspectives. We also saw that the model was </w:t>
      </w:r>
      <w:ins w:id="1129" w:author="Vetle Lars Wisløff Sandring" w:date="2023-11-30T20:50:00Z">
        <w:r w:rsidR="00501B3D" w:rsidRPr="00E54CDD">
          <w:rPr>
            <w:lang w:val="en-GB"/>
          </w:rPr>
          <w:t>surpris</w:t>
        </w:r>
      </w:ins>
      <w:ins w:id="1130" w:author="Vetle Lars Wisløff Sandring" w:date="2023-11-30T20:51:00Z">
        <w:r w:rsidR="00501B3D" w:rsidRPr="00E54CDD">
          <w:rPr>
            <w:lang w:val="en-GB"/>
          </w:rPr>
          <w:t xml:space="preserve">ingly </w:t>
        </w:r>
      </w:ins>
      <w:r w:rsidRPr="00E54CDD">
        <w:rPr>
          <w:lang w:val="en-GB"/>
          <w:rPrChange w:id="1131" w:author="Vetle Lars Wisløff Sandring" w:date="2023-11-30T21:44:00Z">
            <w:rPr/>
          </w:rPrChange>
        </w:rPr>
        <w:t xml:space="preserve">able </w:t>
      </w:r>
      <w:del w:id="1132" w:author="Vetle Lars Wisløff Sandring" w:date="2023-11-30T20:51:00Z">
        <w:r w:rsidRPr="00E54CDD" w:rsidDel="00501B3D">
          <w:rPr>
            <w:lang w:val="en-GB"/>
            <w:rPrChange w:id="1133" w:author="Vetle Lars Wisløff Sandring" w:date="2023-11-30T21:44:00Z">
              <w:rPr/>
            </w:rPrChange>
          </w:rPr>
          <w:delText xml:space="preserve">to </w:delText>
        </w:r>
      </w:del>
      <w:ins w:id="1134" w:author="Vetle Lars Wisløff Sandring" w:date="2023-11-30T20:51:00Z">
        <w:r w:rsidR="00501B3D" w:rsidRPr="00E54CDD">
          <w:rPr>
            <w:lang w:val="en-GB"/>
          </w:rPr>
          <w:t>in inferring contexts</w:t>
        </w:r>
        <w:r w:rsidR="00501B3D" w:rsidRPr="00E54CDD">
          <w:rPr>
            <w:lang w:val="en-GB"/>
            <w:rPrChange w:id="1135" w:author="Vetle Lars Wisløff Sandring" w:date="2023-11-30T21:44:00Z">
              <w:rPr/>
            </w:rPrChange>
          </w:rPr>
          <w:t xml:space="preserve"> </w:t>
        </w:r>
      </w:ins>
      <w:del w:id="1136" w:author="Vetle Lars Wisløff Sandring" w:date="2023-11-30T20:51:00Z">
        <w:r w:rsidRPr="00E54CDD" w:rsidDel="00501B3D">
          <w:rPr>
            <w:lang w:val="en-GB"/>
            <w:rPrChange w:id="1137" w:author="Vetle Lars Wisløff Sandring" w:date="2023-11-30T21:44:00Z">
              <w:rPr/>
            </w:rPrChange>
          </w:rPr>
          <w:delText xml:space="preserve">infer the context </w:delText>
        </w:r>
      </w:del>
      <w:r w:rsidRPr="00E54CDD">
        <w:rPr>
          <w:lang w:val="en-GB"/>
          <w:rPrChange w:id="1138" w:author="Vetle Lars Wisløff Sandring" w:date="2023-11-30T21:44:00Z">
            <w:rPr/>
          </w:rPrChange>
        </w:rPr>
        <w:t>in many cases</w:t>
      </w:r>
      <w:ins w:id="1139" w:author="Vetle Lars Wisløff Sandring" w:date="2023-11-30T20:51:00Z">
        <w:r w:rsidR="00501B3D" w:rsidRPr="00E54CDD">
          <w:rPr>
            <w:lang w:val="en-GB"/>
          </w:rPr>
          <w:t>, although not all</w:t>
        </w:r>
      </w:ins>
      <w:r w:rsidRPr="00E54CDD">
        <w:rPr>
          <w:lang w:val="en-GB"/>
          <w:rPrChange w:id="1140" w:author="Vetle Lars Wisløff Sandring" w:date="2023-11-30T21:44:00Z">
            <w:rPr/>
          </w:rPrChange>
        </w:rPr>
        <w:t>. </w:t>
      </w:r>
    </w:p>
    <w:p w14:paraId="60CE38EE" w14:textId="77777777" w:rsidR="00091616" w:rsidRPr="00E54CDD" w:rsidRDefault="00091616" w:rsidP="00091616">
      <w:pPr>
        <w:rPr>
          <w:lang w:val="en-GB"/>
          <w:rPrChange w:id="1141" w:author="Vetle Lars Wisløff Sandring" w:date="2023-11-30T21:44:00Z">
            <w:rPr/>
          </w:rPrChange>
        </w:rPr>
      </w:pPr>
    </w:p>
    <w:p w14:paraId="626AF22D" w14:textId="72D27105" w:rsidR="00091616" w:rsidRPr="00E54CDD" w:rsidRDefault="00091616" w:rsidP="00091616">
      <w:pPr>
        <w:rPr>
          <w:lang w:val="en-GB"/>
          <w:rPrChange w:id="1142" w:author="Vetle Lars Wisløff Sandring" w:date="2023-11-30T21:44:00Z">
            <w:rPr/>
          </w:rPrChange>
        </w:rPr>
      </w:pPr>
      <w:r w:rsidRPr="00E54CDD">
        <w:rPr>
          <w:lang w:val="en-GB"/>
          <w:rPrChange w:id="1143" w:author="Vetle Lars Wisløff Sandring" w:date="2023-11-30T21:44:00Z">
            <w:rPr/>
          </w:rPrChange>
        </w:rPr>
        <w:t>In the end we ended up with 61 labels that capture different aspects of the Alta-controversy. It was often the case that our text strings were about several things at once.  An important label for this analysis is the labels “samesaken” and the label “</w:t>
      </w:r>
      <w:proofErr w:type="spellStart"/>
      <w:del w:id="1144" w:author="Vetle Lars Wisløff Sandring" w:date="2023-11-30T21:25:00Z">
        <w:r w:rsidRPr="00E54CDD" w:rsidDel="00E060C0">
          <w:rPr>
            <w:lang w:val="en-GB"/>
            <w:rPrChange w:id="1145" w:author="Vetle Lars Wisløff Sandring" w:date="2023-11-30T21:44:00Z">
              <w:rPr/>
            </w:rPrChange>
          </w:rPr>
          <w:delText>sami</w:delText>
        </w:r>
      </w:del>
      <w:ins w:id="1146" w:author="Vetle Lars Wisløff Sandring" w:date="2023-11-30T21:25:00Z">
        <w:r w:rsidR="00E060C0" w:rsidRPr="00E54CDD">
          <w:rPr>
            <w:lang w:val="en-GB"/>
          </w:rPr>
          <w:t>S</w:t>
        </w:r>
      </w:ins>
      <w:ins w:id="1147" w:author="Vetle Lars Wisløff Sandring" w:date="2023-11-30T21:54:00Z">
        <w:r w:rsidR="00EC2A47">
          <w:rPr>
            <w:lang w:val="en-GB"/>
          </w:rPr>
          <w:t>a</w:t>
        </w:r>
      </w:ins>
      <w:ins w:id="1148" w:author="Vetle Lars Wisløff Sandring" w:date="2023-11-30T21:25:00Z">
        <w:r w:rsidR="00E060C0" w:rsidRPr="00E54CDD">
          <w:rPr>
            <w:lang w:val="en-GB"/>
          </w:rPr>
          <w:t>mi</w:t>
        </w:r>
      </w:ins>
      <w:r w:rsidRPr="00E54CDD">
        <w:rPr>
          <w:lang w:val="en-GB"/>
          <w:rPrChange w:id="1149" w:author="Vetle Lars Wisløff Sandring" w:date="2023-11-30T21:44:00Z">
            <w:rPr/>
          </w:rPrChange>
        </w:rPr>
        <w:t>ske</w:t>
      </w:r>
      <w:proofErr w:type="spellEnd"/>
      <w:r w:rsidRPr="00E54CDD">
        <w:rPr>
          <w:lang w:val="en-GB"/>
          <w:rPrChange w:id="1150" w:author="Vetle Lars Wisløff Sandring" w:date="2023-11-30T21:44:00Z">
            <w:rPr/>
          </w:rPrChange>
        </w:rPr>
        <w:t xml:space="preserve"> særrettigheter”. “Samesaken” had a high score when something related to the </w:t>
      </w:r>
      <w:del w:id="1151" w:author="Vetle Lars Wisløff Sandring" w:date="2023-11-30T20:51:00Z">
        <w:r w:rsidRPr="00E54CDD" w:rsidDel="00501B3D">
          <w:rPr>
            <w:lang w:val="en-GB"/>
            <w:rPrChange w:id="1152" w:author="Vetle Lars Wisløff Sandring" w:date="2023-11-30T21:44:00Z">
              <w:rPr/>
            </w:rPrChange>
          </w:rPr>
          <w:delText>saami</w:delText>
        </w:r>
      </w:del>
      <w:ins w:id="1153" w:author="Vetle Lars Wisløff Sandring" w:date="2023-11-30T20:51:00Z">
        <w:r w:rsidR="00501B3D" w:rsidRPr="00E54CDD">
          <w:rPr>
            <w:lang w:val="en-GB"/>
          </w:rPr>
          <w:t>S</w:t>
        </w:r>
      </w:ins>
      <w:ins w:id="1154" w:author="Vetle Lars Wisløff Sandring" w:date="2023-11-30T21:54:00Z">
        <w:r w:rsidR="00EC2A47">
          <w:rPr>
            <w:lang w:val="en-GB"/>
          </w:rPr>
          <w:t>á</w:t>
        </w:r>
      </w:ins>
      <w:ins w:id="1155" w:author="Vetle Lars Wisløff Sandring" w:date="2023-11-30T20:51:00Z">
        <w:r w:rsidR="00501B3D" w:rsidRPr="00E54CDD">
          <w:rPr>
            <w:lang w:val="en-GB"/>
          </w:rPr>
          <w:t>mi</w:t>
        </w:r>
      </w:ins>
      <w:r w:rsidRPr="00E54CDD">
        <w:rPr>
          <w:lang w:val="en-GB"/>
          <w:rPrChange w:id="1156" w:author="Vetle Lars Wisløff Sandring" w:date="2023-11-30T21:44:00Z">
            <w:rPr/>
          </w:rPrChange>
        </w:rPr>
        <w:t xml:space="preserve"> </w:t>
      </w:r>
      <w:del w:id="1157" w:author="Vetle Lars Wisløff Sandring" w:date="2023-11-30T20:51:00Z">
        <w:r w:rsidRPr="00E54CDD" w:rsidDel="00501B3D">
          <w:rPr>
            <w:lang w:val="en-GB"/>
            <w:rPrChange w:id="1158" w:author="Vetle Lars Wisløff Sandring" w:date="2023-11-30T21:44:00Z">
              <w:rPr/>
            </w:rPrChange>
          </w:rPr>
          <w:delText>were</w:delText>
        </w:r>
      </w:del>
      <w:ins w:id="1159" w:author="Vetle Lars Wisløff Sandring" w:date="2023-11-30T20:51:00Z">
        <w:r w:rsidR="00501B3D" w:rsidRPr="00E54CDD">
          <w:rPr>
            <w:lang w:val="en-GB"/>
          </w:rPr>
          <w:t>was</w:t>
        </w:r>
      </w:ins>
      <w:r w:rsidRPr="00E54CDD">
        <w:rPr>
          <w:lang w:val="en-GB"/>
          <w:rPrChange w:id="1160" w:author="Vetle Lars Wisløff Sandring" w:date="2023-11-30T21:44:00Z">
            <w:rPr/>
          </w:rPrChange>
        </w:rPr>
        <w:t xml:space="preserve"> discussed, but “</w:t>
      </w:r>
      <w:proofErr w:type="spellStart"/>
      <w:del w:id="1161" w:author="Vetle Lars Wisløff Sandring" w:date="2023-11-30T21:25:00Z">
        <w:r w:rsidRPr="00E54CDD" w:rsidDel="00E060C0">
          <w:rPr>
            <w:lang w:val="en-GB"/>
            <w:rPrChange w:id="1162" w:author="Vetle Lars Wisløff Sandring" w:date="2023-11-30T21:44:00Z">
              <w:rPr/>
            </w:rPrChange>
          </w:rPr>
          <w:delText>sami</w:delText>
        </w:r>
      </w:del>
      <w:ins w:id="1163" w:author="Vetle Lars Wisløff Sandring" w:date="2023-11-30T21:25:00Z">
        <w:r w:rsidR="00E060C0" w:rsidRPr="00E54CDD">
          <w:rPr>
            <w:lang w:val="en-GB"/>
          </w:rPr>
          <w:t>S</w:t>
        </w:r>
      </w:ins>
      <w:ins w:id="1164" w:author="Vetle Lars Wisløff Sandring" w:date="2023-11-30T21:54:00Z">
        <w:r w:rsidR="00EC2A47">
          <w:rPr>
            <w:lang w:val="en-GB"/>
          </w:rPr>
          <w:t>a</w:t>
        </w:r>
      </w:ins>
      <w:ins w:id="1165" w:author="Vetle Lars Wisløff Sandring" w:date="2023-11-30T21:25:00Z">
        <w:r w:rsidR="00E060C0" w:rsidRPr="00E54CDD">
          <w:rPr>
            <w:lang w:val="en-GB"/>
          </w:rPr>
          <w:t>mi</w:t>
        </w:r>
      </w:ins>
      <w:r w:rsidRPr="00E54CDD">
        <w:rPr>
          <w:lang w:val="en-GB"/>
          <w:rPrChange w:id="1166" w:author="Vetle Lars Wisløff Sandring" w:date="2023-11-30T21:44:00Z">
            <w:rPr/>
          </w:rPrChange>
        </w:rPr>
        <w:t>ske</w:t>
      </w:r>
      <w:proofErr w:type="spellEnd"/>
      <w:r w:rsidRPr="00E54CDD">
        <w:rPr>
          <w:lang w:val="en-GB"/>
          <w:rPrChange w:id="1167" w:author="Vetle Lars Wisløff Sandring" w:date="2023-11-30T21:44:00Z">
            <w:rPr/>
          </w:rPrChange>
        </w:rPr>
        <w:t xml:space="preserve"> særrettigheter” scored much higher when people thought that the </w:t>
      </w:r>
      <w:del w:id="1168" w:author="Vetle Lars Wisløff Sandring" w:date="2023-11-30T20:51:00Z">
        <w:r w:rsidRPr="00E54CDD" w:rsidDel="00501B3D">
          <w:rPr>
            <w:lang w:val="en-GB"/>
            <w:rPrChange w:id="1169" w:author="Vetle Lars Wisløff Sandring" w:date="2023-11-30T21:44:00Z">
              <w:rPr/>
            </w:rPrChange>
          </w:rPr>
          <w:delText>saami</w:delText>
        </w:r>
      </w:del>
      <w:ins w:id="1170" w:author="Vetle Lars Wisløff Sandring" w:date="2023-11-30T20:51:00Z">
        <w:r w:rsidR="00501B3D" w:rsidRPr="00E54CDD">
          <w:rPr>
            <w:lang w:val="en-GB"/>
          </w:rPr>
          <w:t>S</w:t>
        </w:r>
      </w:ins>
      <w:ins w:id="1171" w:author="Vetle Lars Wisløff Sandring" w:date="2023-11-30T21:54:00Z">
        <w:r w:rsidR="00EC2A47">
          <w:rPr>
            <w:lang w:val="en-GB"/>
          </w:rPr>
          <w:t>á</w:t>
        </w:r>
      </w:ins>
      <w:ins w:id="1172" w:author="Vetle Lars Wisløff Sandring" w:date="2023-11-30T20:51:00Z">
        <w:r w:rsidR="00501B3D" w:rsidRPr="00E54CDD">
          <w:rPr>
            <w:lang w:val="en-GB"/>
          </w:rPr>
          <w:t>mi</w:t>
        </w:r>
      </w:ins>
      <w:r w:rsidRPr="00E54CDD">
        <w:rPr>
          <w:lang w:val="en-GB"/>
          <w:rPrChange w:id="1173" w:author="Vetle Lars Wisløff Sandring" w:date="2023-11-30T21:44:00Z">
            <w:rPr/>
          </w:rPrChange>
        </w:rPr>
        <w:t xml:space="preserve"> were granted special privileges. We have used the average yearly scores for different labels to compute trends. To look closer into the more interesting developments, we </w:t>
      </w:r>
      <w:del w:id="1174" w:author="Vetle Lars Wisløff Sandring" w:date="2023-11-30T20:52:00Z">
        <w:r w:rsidRPr="00E54CDD" w:rsidDel="00501B3D">
          <w:rPr>
            <w:lang w:val="en-GB"/>
            <w:rPrChange w:id="1175" w:author="Vetle Lars Wisløff Sandring" w:date="2023-11-30T21:44:00Z">
              <w:rPr/>
            </w:rPrChange>
          </w:rPr>
          <w:delText>made some</w:delText>
        </w:r>
      </w:del>
      <w:ins w:id="1176" w:author="Vetle Lars Wisløff Sandring" w:date="2023-11-30T20:52:00Z">
        <w:r w:rsidR="00501B3D" w:rsidRPr="00E54CDD">
          <w:rPr>
            <w:lang w:val="en-GB"/>
          </w:rPr>
          <w:t>also made a</w:t>
        </w:r>
      </w:ins>
      <w:r w:rsidRPr="00E54CDD">
        <w:rPr>
          <w:lang w:val="en-GB"/>
          <w:rPrChange w:id="1177" w:author="Vetle Lars Wisløff Sandring" w:date="2023-11-30T21:44:00Z">
            <w:rPr/>
          </w:rPrChange>
        </w:rPr>
        <w:t xml:space="preserve"> tool</w:t>
      </w:r>
      <w:del w:id="1178" w:author="Vetle Lars Wisløff Sandring" w:date="2023-11-30T20:52:00Z">
        <w:r w:rsidRPr="00E54CDD" w:rsidDel="00501B3D">
          <w:rPr>
            <w:lang w:val="en-GB"/>
            <w:rPrChange w:id="1179" w:author="Vetle Lars Wisløff Sandring" w:date="2023-11-30T21:44:00Z">
              <w:rPr/>
            </w:rPrChange>
          </w:rPr>
          <w:delText>s</w:delText>
        </w:r>
      </w:del>
      <w:r w:rsidRPr="00E54CDD">
        <w:rPr>
          <w:lang w:val="en-GB"/>
          <w:rPrChange w:id="1180" w:author="Vetle Lars Wisløff Sandring" w:date="2023-11-30T21:44:00Z">
            <w:rPr/>
          </w:rPrChange>
        </w:rPr>
        <w:t xml:space="preserve"> that enabled us to extract the sentences that were responsible for a trend. This led to many surprises and reconsiderations. This combined analysis provided illuminating context for some of the spikes in the trend lines. </w:t>
      </w:r>
      <w:ins w:id="1181" w:author="Vetle Lars Wisløff Sandring" w:date="2023-11-30T20:53:00Z">
        <w:r w:rsidR="00501B3D" w:rsidRPr="00E54CDD">
          <w:rPr>
            <w:lang w:val="en-GB"/>
          </w:rPr>
          <w:t xml:space="preserve">Even thou it was the graveyard of many beloved hypothesis. </w:t>
        </w:r>
      </w:ins>
      <w:r w:rsidRPr="00E54CDD">
        <w:rPr>
          <w:lang w:val="en-GB"/>
          <w:rPrChange w:id="1182" w:author="Vetle Lars Wisløff Sandring" w:date="2023-11-30T21:44:00Z">
            <w:rPr/>
          </w:rPrChange>
        </w:rPr>
        <w:t>Additionally, it was relevant</w:t>
      </w:r>
      <w:ins w:id="1183" w:author="Vetle Lars Wisløff Sandring" w:date="2023-11-30T20:52:00Z">
        <w:r w:rsidR="00501B3D" w:rsidRPr="00E54CDD">
          <w:rPr>
            <w:lang w:val="en-GB"/>
          </w:rPr>
          <w:t xml:space="preserve"> </w:t>
        </w:r>
      </w:ins>
      <w:r w:rsidRPr="00E54CDD">
        <w:rPr>
          <w:lang w:val="en-GB"/>
          <w:rPrChange w:id="1184" w:author="Vetle Lars Wisløff Sandring" w:date="2023-11-30T21:44:00Z">
            <w:rPr/>
          </w:rPrChange>
        </w:rPr>
        <w:t>to pinpoint the exact point where the discourse seemed to pivot. </w:t>
      </w:r>
    </w:p>
    <w:p w14:paraId="3BD9A1E2" w14:textId="77777777" w:rsidR="00091616" w:rsidRPr="00E54CDD" w:rsidRDefault="00091616" w:rsidP="00091616">
      <w:pPr>
        <w:rPr>
          <w:lang w:val="en-GB"/>
          <w:rPrChange w:id="1185" w:author="Vetle Lars Wisløff Sandring" w:date="2023-11-30T21:44:00Z">
            <w:rPr/>
          </w:rPrChange>
        </w:rPr>
      </w:pPr>
    </w:p>
    <w:p w14:paraId="27242668" w14:textId="7030C145" w:rsidR="00091616" w:rsidRPr="00E54CDD" w:rsidRDefault="00091616" w:rsidP="00091616">
      <w:pPr>
        <w:rPr>
          <w:lang w:val="en-GB"/>
          <w:rPrChange w:id="1186" w:author="Vetle Lars Wisløff Sandring" w:date="2023-11-30T21:44:00Z">
            <w:rPr/>
          </w:rPrChange>
        </w:rPr>
      </w:pPr>
      <w:r w:rsidRPr="00E54CDD">
        <w:rPr>
          <w:lang w:val="en-GB"/>
          <w:rPrChange w:id="1187" w:author="Vetle Lars Wisløff Sandring" w:date="2023-11-30T21:44:00Z">
            <w:rPr/>
          </w:rPrChange>
        </w:rPr>
        <w:t xml:space="preserve">Our work process and analysis has primarily been written and conducted in R. All the data was collected through the open API from NB. This API had some quirks that we were unable to fully grasp, but it seemed fine in the end. We did however have to use Python to set up and run the ScandiNLI Model. The testing of the labels </w:t>
      </w:r>
      <w:del w:id="1188" w:author="Vetle Lars Wisløff Sandring" w:date="2023-11-30T20:53:00Z">
        <w:r w:rsidRPr="00E54CDD" w:rsidDel="00501B3D">
          <w:rPr>
            <w:lang w:val="en-GB"/>
            <w:rPrChange w:id="1189" w:author="Vetle Lars Wisløff Sandring" w:date="2023-11-30T21:44:00Z">
              <w:rPr/>
            </w:rPrChange>
          </w:rPr>
          <w:delText>were</w:delText>
        </w:r>
      </w:del>
      <w:ins w:id="1190" w:author="Vetle Lars Wisløff Sandring" w:date="2023-11-30T20:53:00Z">
        <w:r w:rsidR="00501B3D" w:rsidRPr="00E54CDD">
          <w:rPr>
            <w:lang w:val="en-GB"/>
          </w:rPr>
          <w:t>was</w:t>
        </w:r>
      </w:ins>
      <w:r w:rsidRPr="00E54CDD">
        <w:rPr>
          <w:lang w:val="en-GB"/>
          <w:rPrChange w:id="1191" w:author="Vetle Lars Wisløff Sandring" w:date="2023-11-30T21:44:00Z">
            <w:rPr/>
          </w:rPrChange>
        </w:rPr>
        <w:t xml:space="preserve"> done in google </w:t>
      </w:r>
      <w:del w:id="1192" w:author="Vetle Lars Wisløff Sandring" w:date="2023-11-30T20:53:00Z">
        <w:r w:rsidRPr="00E54CDD" w:rsidDel="00501B3D">
          <w:rPr>
            <w:lang w:val="en-GB"/>
            <w:rPrChange w:id="1193" w:author="Vetle Lars Wisløff Sandring" w:date="2023-11-30T21:44:00Z">
              <w:rPr/>
            </w:rPrChange>
          </w:rPr>
          <w:delText>Colab</w:delText>
        </w:r>
      </w:del>
      <w:ins w:id="1194" w:author="Vetle Lars Wisløff Sandring" w:date="2023-11-30T20:53:00Z">
        <w:r w:rsidR="00501B3D" w:rsidRPr="00E54CDD">
          <w:rPr>
            <w:lang w:val="en-GB"/>
          </w:rPr>
          <w:t>Collab</w:t>
        </w:r>
      </w:ins>
      <w:r w:rsidRPr="00E54CDD">
        <w:rPr>
          <w:lang w:val="en-GB"/>
          <w:rPrChange w:id="1195" w:author="Vetle Lars Wisløff Sandring" w:date="2023-11-30T21:44:00Z">
            <w:rPr/>
          </w:rPrChange>
        </w:rPr>
        <w:t xml:space="preserve">, but the final analysis was done over a couple of days locally on a M1max </w:t>
      </w:r>
      <w:del w:id="1196" w:author="Vetle Lars Wisløff Sandring" w:date="2023-11-30T20:53:00Z">
        <w:r w:rsidRPr="00E54CDD" w:rsidDel="00501B3D">
          <w:rPr>
            <w:lang w:val="en-GB"/>
            <w:rPrChange w:id="1197" w:author="Vetle Lars Wisløff Sandring" w:date="2023-11-30T21:44:00Z">
              <w:rPr/>
            </w:rPrChange>
          </w:rPr>
          <w:delText>macbook</w:delText>
        </w:r>
      </w:del>
      <w:ins w:id="1198" w:author="Vetle Lars Wisløff Sandring" w:date="2023-11-30T20:53:00Z">
        <w:r w:rsidR="00501B3D" w:rsidRPr="00E54CDD">
          <w:rPr>
            <w:lang w:val="en-GB"/>
          </w:rPr>
          <w:t>MacBook</w:t>
        </w:r>
      </w:ins>
      <w:r w:rsidRPr="00E54CDD">
        <w:rPr>
          <w:lang w:val="en-GB"/>
          <w:rPrChange w:id="1199" w:author="Vetle Lars Wisløff Sandring" w:date="2023-11-30T21:44:00Z">
            <w:rPr/>
          </w:rPrChange>
        </w:rPr>
        <w:t>.</w:t>
      </w:r>
    </w:p>
    <w:p w14:paraId="30E22C50" w14:textId="77777777" w:rsidR="00091616" w:rsidRPr="00E54CDD" w:rsidRDefault="00091616" w:rsidP="00091616">
      <w:pPr>
        <w:rPr>
          <w:lang w:val="en-GB"/>
          <w:rPrChange w:id="1200" w:author="Vetle Lars Wisløff Sandring" w:date="2023-11-30T21:44:00Z">
            <w:rPr/>
          </w:rPrChange>
        </w:rPr>
      </w:pPr>
    </w:p>
    <w:p w14:paraId="6FCACC4E" w14:textId="35C80AE7" w:rsidR="00091616" w:rsidRPr="00E54CDD" w:rsidRDefault="00091616" w:rsidP="00091616">
      <w:pPr>
        <w:rPr>
          <w:lang w:val="en-GB"/>
          <w:rPrChange w:id="1201" w:author="Vetle Lars Wisløff Sandring" w:date="2023-11-30T21:44:00Z">
            <w:rPr/>
          </w:rPrChange>
        </w:rPr>
      </w:pPr>
      <w:r w:rsidRPr="00E54CDD">
        <w:rPr>
          <w:lang w:val="en-GB"/>
          <w:rPrChange w:id="1202" w:author="Vetle Lars Wisløff Sandring" w:date="2023-11-30T21:44:00Z">
            <w:rPr/>
          </w:rPrChange>
        </w:rPr>
        <w:t>Reliability concerns that one is usually faced with when labelling datasets is eliminated by using machine labelling.</w:t>
      </w:r>
      <w:ins w:id="1203" w:author="Vetle Lars Wisløff Sandring" w:date="2023-11-30T20:54:00Z">
        <w:r w:rsidR="00501B3D" w:rsidRPr="00E54CDD">
          <w:rPr>
            <w:lang w:val="en-GB"/>
            <w:rPrChange w:id="1204" w:author="Vetle Lars Wisløff Sandring" w:date="2023-11-30T21:44:00Z">
              <w:rPr>
                <w:highlight w:val="yellow"/>
                <w:lang w:val="en-GB"/>
              </w:rPr>
            </w:rPrChange>
          </w:rPr>
          <w:t xml:space="preserve"> The computer computes </w:t>
        </w:r>
      </w:ins>
      <w:ins w:id="1205" w:author="Vetle Lars Wisløff Sandring" w:date="2023-11-30T20:55:00Z">
        <w:r w:rsidR="00501B3D" w:rsidRPr="00E54CDD">
          <w:rPr>
            <w:lang w:val="en-GB"/>
            <w:rPrChange w:id="1206" w:author="Vetle Lars Wisløff Sandring" w:date="2023-11-30T21:44:00Z">
              <w:rPr>
                <w:highlight w:val="yellow"/>
                <w:lang w:val="en-GB"/>
              </w:rPr>
            </w:rPrChange>
          </w:rPr>
          <w:t>the same result every time.</w:t>
        </w:r>
      </w:ins>
      <w:r w:rsidRPr="00E54CDD">
        <w:rPr>
          <w:lang w:val="en-GB"/>
          <w:rPrChange w:id="1207" w:author="Vetle Lars Wisløff Sandring" w:date="2023-11-30T21:44:00Z">
            <w:rPr/>
          </w:rPrChange>
        </w:rPr>
        <w:t xml:space="preserve"> The larger question remains as </w:t>
      </w:r>
      <w:del w:id="1208" w:author="Vetle Lars Wisløff Sandring" w:date="2023-11-30T20:54:00Z">
        <w:r w:rsidRPr="00E54CDD" w:rsidDel="00501B3D">
          <w:rPr>
            <w:lang w:val="en-GB"/>
            <w:rPrChange w:id="1209" w:author="Vetle Lars Wisløff Sandring" w:date="2023-11-30T21:44:00Z">
              <w:rPr/>
            </w:rPrChange>
          </w:rPr>
          <w:delText>always</w:delText>
        </w:r>
      </w:del>
      <w:ins w:id="1210" w:author="Vetle Lars Wisløff Sandring" w:date="2023-11-30T20:54:00Z">
        <w:r w:rsidR="00501B3D" w:rsidRPr="00E54CDD">
          <w:rPr>
            <w:lang w:val="en-GB"/>
            <w:rPrChange w:id="1211" w:author="Vetle Lars Wisløff Sandring" w:date="2023-11-30T21:44:00Z">
              <w:rPr>
                <w:highlight w:val="yellow"/>
                <w:lang w:val="en-GB"/>
              </w:rPr>
            </w:rPrChange>
          </w:rPr>
          <w:t>always,</w:t>
        </w:r>
      </w:ins>
      <w:r w:rsidRPr="00E54CDD">
        <w:rPr>
          <w:lang w:val="en-GB"/>
          <w:rPrChange w:id="1212" w:author="Vetle Lars Wisløff Sandring" w:date="2023-11-30T21:44:00Z">
            <w:rPr/>
          </w:rPrChange>
        </w:rPr>
        <w:t xml:space="preserve"> the validity concerns. First</w:t>
      </w:r>
      <w:del w:id="1213" w:author="Vetle Lars Wisløff Sandring" w:date="2023-11-30T20:54:00Z">
        <w:r w:rsidRPr="00E54CDD" w:rsidDel="00501B3D">
          <w:rPr>
            <w:lang w:val="en-GB"/>
            <w:rPrChange w:id="1214" w:author="Vetle Lars Wisløff Sandring" w:date="2023-11-30T21:44:00Z">
              <w:rPr/>
            </w:rPrChange>
          </w:rPr>
          <w:delText>, most of the large language models rely heavily on a computational approach to language and semantics</w:delText>
        </w:r>
      </w:del>
      <w:ins w:id="1215" w:author="Vetle Lars Wisløff Sandring" w:date="2023-11-30T20:54:00Z">
        <w:r w:rsidR="00501B3D" w:rsidRPr="00E54CDD">
          <w:rPr>
            <w:lang w:val="en-GB"/>
            <w:rPrChange w:id="1216" w:author="Vetle Lars Wisløff Sandring" w:date="2023-11-30T21:44:00Z">
              <w:rPr>
                <w:highlight w:val="yellow"/>
                <w:lang w:val="en-GB"/>
              </w:rPr>
            </w:rPrChange>
          </w:rPr>
          <w:t>,</w:t>
        </w:r>
      </w:ins>
      <w:del w:id="1217" w:author="Vetle Lars Wisløff Sandring" w:date="2023-11-30T20:54:00Z">
        <w:r w:rsidRPr="00E54CDD" w:rsidDel="00501B3D">
          <w:rPr>
            <w:lang w:val="en-GB"/>
            <w:rPrChange w:id="1218" w:author="Vetle Lars Wisløff Sandring" w:date="2023-11-30T21:44:00Z">
              <w:rPr/>
            </w:rPrChange>
          </w:rPr>
          <w:delText>.</w:delText>
        </w:r>
      </w:del>
      <w:del w:id="1219" w:author="Vetle Lars Wisløff Sandring" w:date="2023-11-30T20:02:00Z">
        <w:r w:rsidRPr="00E54CDD" w:rsidDel="00111507">
          <w:rPr>
            <w:lang w:val="en-GB"/>
            <w:rPrChange w:id="1220" w:author="Vetle Lars Wisløff Sandring" w:date="2023-11-30T21:44:00Z">
              <w:rPr/>
            </w:rPrChange>
          </w:rPr>
          <w:delText xml:space="preserve"> This is rooted in the distributional semantics proposed by Firth and Harris.</w:delText>
        </w:r>
        <w:r w:rsidR="00240E94" w:rsidRPr="00E54CDD" w:rsidDel="00111507">
          <w:rPr>
            <w:rStyle w:val="FootnoteReference"/>
            <w:lang w:val="en-GB"/>
            <w:rPrChange w:id="1221" w:author="Vetle Lars Wisløff Sandring" w:date="2023-11-30T21:44:00Z">
              <w:rPr>
                <w:rStyle w:val="FootnoteReference"/>
              </w:rPr>
            </w:rPrChange>
          </w:rPr>
          <w:footnoteReference w:id="37"/>
        </w:r>
        <w:r w:rsidRPr="00E54CDD" w:rsidDel="00111507">
          <w:rPr>
            <w:lang w:val="en-GB"/>
            <w:rPrChange w:id="1229" w:author="Vetle Lars Wisløff Sandring" w:date="2023-11-30T21:44:00Z">
              <w:rPr/>
            </w:rPrChange>
          </w:rPr>
          <w:delText xml:space="preserve"> In general, this approach allows us to mathematically describe the relationship between different words, accounting for various aspects as well.</w:delText>
        </w:r>
      </w:del>
      <w:r w:rsidRPr="00E54CDD">
        <w:rPr>
          <w:lang w:val="en-GB"/>
          <w:rPrChange w:id="1230" w:author="Vetle Lars Wisløff Sandring" w:date="2023-11-30T21:44:00Z">
            <w:rPr/>
          </w:rPrChange>
        </w:rPr>
        <w:t xml:space="preserve"> </w:t>
      </w:r>
      <w:ins w:id="1231" w:author="Vetle Lars Wisløff Sandring" w:date="2023-11-30T20:54:00Z">
        <w:r w:rsidR="00501B3D" w:rsidRPr="00E54CDD">
          <w:rPr>
            <w:lang w:val="en-GB"/>
            <w:rPrChange w:id="1232" w:author="Vetle Lars Wisløff Sandring" w:date="2023-11-30T21:44:00Z">
              <w:rPr>
                <w:highlight w:val="yellow"/>
                <w:lang w:val="en-GB"/>
              </w:rPr>
            </w:rPrChange>
          </w:rPr>
          <w:t>t</w:t>
        </w:r>
      </w:ins>
      <w:del w:id="1233" w:author="Vetle Lars Wisløff Sandring" w:date="2023-11-30T20:54:00Z">
        <w:r w:rsidRPr="00E54CDD" w:rsidDel="00501B3D">
          <w:rPr>
            <w:lang w:val="en-GB"/>
            <w:rPrChange w:id="1234" w:author="Vetle Lars Wisløff Sandring" w:date="2023-11-30T21:44:00Z">
              <w:rPr/>
            </w:rPrChange>
          </w:rPr>
          <w:delText>T</w:delText>
        </w:r>
      </w:del>
      <w:r w:rsidRPr="00E54CDD">
        <w:rPr>
          <w:lang w:val="en-GB"/>
          <w:rPrChange w:id="1235" w:author="Vetle Lars Wisløff Sandring" w:date="2023-11-30T21:44:00Z">
            <w:rPr/>
          </w:rPrChange>
        </w:rPr>
        <w:t xml:space="preserve">he inner workings of the AI models like BERT have been somewhat mysterious to us, as the computations are too large and complex for a human to actually grasp. A recent paper by Anthropic showed that it is possible to interpret parts of these models mechanistically, to </w:t>
      </w:r>
      <w:del w:id="1236" w:author="Vetle Lars Wisløff Sandring" w:date="2023-11-30T20:57:00Z">
        <w:r w:rsidRPr="00E54CDD" w:rsidDel="00501B3D">
          <w:rPr>
            <w:lang w:val="en-GB"/>
            <w:rPrChange w:id="1237" w:author="Vetle Lars Wisløff Sandring" w:date="2023-11-30T21:44:00Z">
              <w:rPr/>
            </w:rPrChange>
          </w:rPr>
          <w:delText>actually explore</w:delText>
        </w:r>
      </w:del>
      <w:ins w:id="1238" w:author="Vetle Lars Wisløff Sandring" w:date="2023-11-30T20:57:00Z">
        <w:r w:rsidR="00501B3D" w:rsidRPr="00E54CDD">
          <w:rPr>
            <w:lang w:val="en-GB"/>
          </w:rPr>
          <w:t>explore</w:t>
        </w:r>
      </w:ins>
      <w:r w:rsidRPr="00E54CDD">
        <w:rPr>
          <w:lang w:val="en-GB"/>
          <w:rPrChange w:id="1239" w:author="Vetle Lars Wisløff Sandring" w:date="2023-11-30T21:44:00Z">
            <w:rPr/>
          </w:rPrChange>
        </w:rPr>
        <w:t xml:space="preserve"> the different relationships between different words and phrases.</w:t>
      </w:r>
      <w:r w:rsidR="0027258B" w:rsidRPr="00E54CDD">
        <w:rPr>
          <w:rStyle w:val="FootnoteReference"/>
          <w:lang w:val="en-GB"/>
          <w:rPrChange w:id="1240" w:author="Vetle Lars Wisløff Sandring" w:date="2023-11-30T21:44:00Z">
            <w:rPr>
              <w:rStyle w:val="FootnoteReference"/>
            </w:rPr>
          </w:rPrChange>
        </w:rPr>
        <w:footnoteReference w:id="38"/>
      </w:r>
      <w:r w:rsidRPr="00E54CDD">
        <w:rPr>
          <w:lang w:val="en-GB"/>
          <w:rPrChange w:id="1244" w:author="Vetle Lars Wisløff Sandring" w:date="2023-11-30T21:44:00Z">
            <w:rPr/>
          </w:rPrChange>
        </w:rPr>
        <w:t xml:space="preserve"> It is however too recent for us to be able to apply it in this context. </w:t>
      </w:r>
      <w:ins w:id="1245" w:author="Vetle Lars Wisløff Sandring" w:date="2023-11-30T20:55:00Z">
        <w:r w:rsidR="00501B3D" w:rsidRPr="00E54CDD">
          <w:rPr>
            <w:lang w:val="en-GB"/>
          </w:rPr>
          <w:t>Secondl</w:t>
        </w:r>
      </w:ins>
      <w:ins w:id="1246" w:author="Vetle Lars Wisløff Sandring" w:date="2023-11-30T20:56:00Z">
        <w:r w:rsidR="00501B3D" w:rsidRPr="00E54CDD">
          <w:rPr>
            <w:lang w:val="en-GB"/>
          </w:rPr>
          <w:t>y, our corpus in this study and the corpus used to train the Norwegian language models is not</w:t>
        </w:r>
      </w:ins>
      <w:ins w:id="1247" w:author="Vetle Lars Wisløff Sandring" w:date="2023-11-30T20:57:00Z">
        <w:r w:rsidR="00501B3D" w:rsidRPr="00E54CDD">
          <w:rPr>
            <w:lang w:val="en-GB"/>
          </w:rPr>
          <w:t xml:space="preserve"> a corpus without quirks. </w:t>
        </w:r>
      </w:ins>
      <w:ins w:id="1248" w:author="Vetle Lars Wisløff Sandring" w:date="2023-11-30T20:58:00Z">
        <w:r w:rsidR="00F13BB6" w:rsidRPr="00E54CDD">
          <w:rPr>
            <w:lang w:val="en-GB"/>
          </w:rPr>
          <w:t xml:space="preserve">Manual inspections were required in many </w:t>
        </w:r>
      </w:ins>
      <w:ins w:id="1249" w:author="Vetle Lars Wisløff Sandring" w:date="2023-11-30T21:01:00Z">
        <w:r w:rsidR="00F13BB6" w:rsidRPr="00E54CDD">
          <w:rPr>
            <w:lang w:val="en-GB"/>
          </w:rPr>
          <w:t>cases,</w:t>
        </w:r>
      </w:ins>
      <w:ins w:id="1250" w:author="Vetle Lars Wisløff Sandring" w:date="2023-11-30T20:58:00Z">
        <w:r w:rsidR="00F13BB6" w:rsidRPr="00E54CDD">
          <w:rPr>
            <w:lang w:val="en-GB"/>
          </w:rPr>
          <w:t xml:space="preserve"> and we are cer</w:t>
        </w:r>
      </w:ins>
      <w:ins w:id="1251" w:author="Vetle Lars Wisløff Sandring" w:date="2023-11-30T20:59:00Z">
        <w:r w:rsidR="00F13BB6" w:rsidRPr="00E54CDD">
          <w:rPr>
            <w:lang w:val="en-GB"/>
          </w:rPr>
          <w:t xml:space="preserve">tain that further investments in enhancing the Norwegian </w:t>
        </w:r>
      </w:ins>
      <w:ins w:id="1252" w:author="Vetle Lars Wisløff Sandring" w:date="2023-11-30T21:00:00Z">
        <w:r w:rsidR="00F13BB6" w:rsidRPr="00E54CDD">
          <w:rPr>
            <w:lang w:val="en-GB"/>
          </w:rPr>
          <w:t>National Library’s digitized data would be wise, and beneficial for everyone usi</w:t>
        </w:r>
      </w:ins>
      <w:ins w:id="1253" w:author="Vetle Lars Wisløff Sandring" w:date="2023-11-30T21:01:00Z">
        <w:r w:rsidR="00F13BB6" w:rsidRPr="00E54CDD">
          <w:rPr>
            <w:lang w:val="en-GB"/>
          </w:rPr>
          <w:t xml:space="preserve">ng it. </w:t>
        </w:r>
      </w:ins>
    </w:p>
    <w:p w14:paraId="520CC4F8" w14:textId="77777777" w:rsidR="00091616" w:rsidRPr="00E54CDD" w:rsidRDefault="00091616" w:rsidP="00091616">
      <w:pPr>
        <w:rPr>
          <w:lang w:val="en-GB"/>
          <w:rPrChange w:id="1254" w:author="Vetle Lars Wisløff Sandring" w:date="2023-11-30T21:44:00Z">
            <w:rPr/>
          </w:rPrChange>
        </w:rPr>
      </w:pPr>
    </w:p>
    <w:p w14:paraId="4EED48DE" w14:textId="40F0DC41" w:rsidR="00091616" w:rsidRPr="00E54CDD" w:rsidRDefault="00091616" w:rsidP="00091616">
      <w:pPr>
        <w:rPr>
          <w:lang w:val="en-GB"/>
          <w:rPrChange w:id="1255" w:author="Vetle Lars Wisløff Sandring" w:date="2023-11-30T21:44:00Z">
            <w:rPr/>
          </w:rPrChange>
        </w:rPr>
      </w:pPr>
      <w:r w:rsidRPr="00E54CDD">
        <w:rPr>
          <w:lang w:val="en-GB"/>
          <w:rPrChange w:id="1256" w:author="Vetle Lars Wisløff Sandring" w:date="2023-11-30T21:44:00Z">
            <w:rPr/>
          </w:rPrChange>
        </w:rPr>
        <w:t xml:space="preserve">Our methodology </w:t>
      </w:r>
      <w:del w:id="1257" w:author="Vetle Lars Wisløff Sandring" w:date="2023-11-30T21:01:00Z">
        <w:r w:rsidRPr="00E54CDD" w:rsidDel="00F13BB6">
          <w:rPr>
            <w:lang w:val="en-GB"/>
            <w:rPrChange w:id="1258" w:author="Vetle Lars Wisløff Sandring" w:date="2023-11-30T21:44:00Z">
              <w:rPr/>
            </w:rPrChange>
          </w:rPr>
          <w:delText xml:space="preserve">seems to </w:delText>
        </w:r>
      </w:del>
      <w:r w:rsidRPr="00E54CDD">
        <w:rPr>
          <w:lang w:val="en-GB"/>
          <w:rPrChange w:id="1259" w:author="Vetle Lars Wisløff Sandring" w:date="2023-11-30T21:44:00Z">
            <w:rPr/>
          </w:rPrChange>
        </w:rPr>
        <w:t xml:space="preserve">yield useful results, </w:t>
      </w:r>
      <w:del w:id="1260" w:author="Vetle Lars Wisløff Sandring" w:date="2023-11-30T21:01:00Z">
        <w:r w:rsidRPr="00E54CDD" w:rsidDel="00F13BB6">
          <w:rPr>
            <w:lang w:val="en-GB"/>
            <w:rPrChange w:id="1261" w:author="Vetle Lars Wisløff Sandring" w:date="2023-11-30T21:44:00Z">
              <w:rPr/>
            </w:rPrChange>
          </w:rPr>
          <w:delText>although the</w:delText>
        </w:r>
      </w:del>
      <w:ins w:id="1262" w:author="Vetle Lars Wisløff Sandring" w:date="2023-11-30T21:01:00Z">
        <w:r w:rsidR="00F13BB6" w:rsidRPr="00E54CDD">
          <w:rPr>
            <w:lang w:val="en-GB"/>
          </w:rPr>
          <w:t>this novel</w:t>
        </w:r>
      </w:ins>
      <w:r w:rsidRPr="00E54CDD">
        <w:rPr>
          <w:lang w:val="en-GB"/>
          <w:rPrChange w:id="1263" w:author="Vetle Lars Wisløff Sandring" w:date="2023-11-30T21:44:00Z">
            <w:rPr/>
          </w:rPrChange>
        </w:rPr>
        <w:t xml:space="preserve"> approach would benefit from more iterative work. There is still room for improvement on almost every aspect, some would be quite costly, but also very beneficial – other will take </w:t>
      </w:r>
      <w:ins w:id="1264" w:author="Vetle Lars Wisløff Sandring" w:date="2023-11-30T21:01:00Z">
        <w:r w:rsidR="00F13BB6" w:rsidRPr="00E54CDD">
          <w:rPr>
            <w:lang w:val="en-GB"/>
          </w:rPr>
          <w:t>m</w:t>
        </w:r>
      </w:ins>
      <w:ins w:id="1265" w:author="Vetle Lars Wisløff Sandring" w:date="2023-11-30T21:02:00Z">
        <w:r w:rsidR="00F13BB6" w:rsidRPr="00E54CDD">
          <w:rPr>
            <w:lang w:val="en-GB"/>
          </w:rPr>
          <w:t xml:space="preserve">ore iterations. We thus present a novel </w:t>
        </w:r>
      </w:ins>
      <w:ins w:id="1266" w:author="Vetle Lars Wisløff Sandring" w:date="2023-11-30T21:04:00Z">
        <w:r w:rsidR="00B30246" w:rsidRPr="00E54CDD">
          <w:rPr>
            <w:lang w:val="en-GB"/>
          </w:rPr>
          <w:t>methodology</w:t>
        </w:r>
      </w:ins>
      <w:ins w:id="1267" w:author="Vetle Lars Wisløff Sandring" w:date="2023-11-30T21:02:00Z">
        <w:r w:rsidR="00F13BB6" w:rsidRPr="00E54CDD">
          <w:rPr>
            <w:lang w:val="en-GB"/>
          </w:rPr>
          <w:t xml:space="preserve">, but as </w:t>
        </w:r>
      </w:ins>
      <w:ins w:id="1268" w:author="Vetle Lars Wisløff Sandring" w:date="2023-11-30T21:03:00Z">
        <w:r w:rsidR="00F13BB6" w:rsidRPr="00E54CDD">
          <w:rPr>
            <w:lang w:val="en-GB"/>
          </w:rPr>
          <w:t xml:space="preserve">with anything truly novel it is also yet to be discovered what the actual limitations </w:t>
        </w:r>
      </w:ins>
      <w:ins w:id="1269" w:author="Vetle Lars Wisløff Sandring" w:date="2023-11-30T21:04:00Z">
        <w:r w:rsidR="00F13BB6" w:rsidRPr="00E54CDD">
          <w:rPr>
            <w:lang w:val="en-GB"/>
          </w:rPr>
          <w:t xml:space="preserve">and biggest </w:t>
        </w:r>
      </w:ins>
      <w:ins w:id="1270" w:author="Vetle Lars Wisløff Sandring" w:date="2023-11-30T21:03:00Z">
        <w:r w:rsidR="00F13BB6" w:rsidRPr="00E54CDD">
          <w:rPr>
            <w:lang w:val="en-GB"/>
          </w:rPr>
          <w:t>are.</w:t>
        </w:r>
      </w:ins>
      <w:del w:id="1271" w:author="Vetle Lars Wisløff Sandring" w:date="2023-11-30T21:01:00Z">
        <w:r w:rsidRPr="00E54CDD" w:rsidDel="00F13BB6">
          <w:rPr>
            <w:lang w:val="en-GB"/>
            <w:rPrChange w:id="1272" w:author="Vetle Lars Wisløff Sandring" w:date="2023-11-30T21:44:00Z">
              <w:rPr/>
            </w:rPrChange>
          </w:rPr>
          <w:delText>som testing and large scale efforts</w:delText>
        </w:r>
      </w:del>
    </w:p>
    <w:p w14:paraId="68203FC3" w14:textId="77777777" w:rsidR="00091616" w:rsidRPr="00E54CDD" w:rsidRDefault="00091616" w:rsidP="00091616">
      <w:pPr>
        <w:rPr>
          <w:lang w:val="en-GB"/>
          <w:rPrChange w:id="1273" w:author="Vetle Lars Wisløff Sandring" w:date="2023-11-30T21:44:00Z">
            <w:rPr/>
          </w:rPrChange>
        </w:rPr>
      </w:pPr>
    </w:p>
    <w:p w14:paraId="498DFEC5" w14:textId="4E03BB44" w:rsidR="00091616" w:rsidRPr="00E54CDD" w:rsidRDefault="00091616" w:rsidP="00091616">
      <w:pPr>
        <w:pStyle w:val="Heading1"/>
        <w:rPr>
          <w:lang w:val="en-GB"/>
          <w:rPrChange w:id="1274" w:author="Vetle Lars Wisløff Sandring" w:date="2023-11-30T21:44:00Z">
            <w:rPr>
              <w:lang w:val="en-US"/>
            </w:rPr>
          </w:rPrChange>
        </w:rPr>
      </w:pPr>
      <w:r w:rsidRPr="00E54CDD">
        <w:rPr>
          <w:lang w:val="en-GB"/>
          <w:rPrChange w:id="1275" w:author="Vetle Lars Wisløff Sandring" w:date="2023-11-30T21:44:00Z">
            <w:rPr>
              <w:lang w:val="en-US"/>
            </w:rPr>
          </w:rPrChange>
        </w:rPr>
        <w:lastRenderedPageBreak/>
        <w:t>Analysis</w:t>
      </w:r>
      <w:r w:rsidR="00007805" w:rsidRPr="00E54CDD">
        <w:rPr>
          <w:lang w:val="en-GB"/>
          <w:rPrChange w:id="1276" w:author="Vetle Lars Wisløff Sandring" w:date="2023-11-30T21:44:00Z">
            <w:rPr>
              <w:lang w:val="en-US"/>
            </w:rPr>
          </w:rPrChange>
        </w:rPr>
        <w:t>, A periodization and a great many figures</w:t>
      </w:r>
    </w:p>
    <w:p w14:paraId="27FC1BF0" w14:textId="19504C9C" w:rsidR="00091616" w:rsidRPr="00E54CDD" w:rsidRDefault="00007805" w:rsidP="00091616">
      <w:pPr>
        <w:pStyle w:val="Heading2"/>
        <w:rPr>
          <w:lang w:val="en-GB"/>
          <w:rPrChange w:id="1277" w:author="Vetle Lars Wisløff Sandring" w:date="2023-11-30T21:44:00Z">
            <w:rPr>
              <w:lang w:val="en-US"/>
            </w:rPr>
          </w:rPrChange>
        </w:rPr>
      </w:pPr>
      <w:r w:rsidRPr="00E54CDD">
        <w:rPr>
          <w:lang w:val="en-GB"/>
          <w:rPrChange w:id="1278" w:author="Vetle Lars Wisløff Sandring" w:date="2023-11-30T21:44:00Z">
            <w:rPr>
              <w:lang w:val="en-US"/>
            </w:rPr>
          </w:rPrChange>
        </w:rPr>
        <w:t xml:space="preserve">The overall quantitative trend </w:t>
      </w:r>
    </w:p>
    <w:p w14:paraId="0DC89876" w14:textId="77777777" w:rsidR="00091616" w:rsidRPr="00E54CDD" w:rsidRDefault="00091616" w:rsidP="00091616">
      <w:pPr>
        <w:rPr>
          <w:lang w:val="en-GB"/>
          <w:rPrChange w:id="1279" w:author="Vetle Lars Wisløff Sandring" w:date="2023-11-30T21:44:00Z">
            <w:rPr>
              <w:lang w:val="en-US"/>
            </w:rPr>
          </w:rPrChange>
        </w:rPr>
      </w:pPr>
      <w:r w:rsidRPr="00E54CDD">
        <w:rPr>
          <w:lang w:val="en-GB"/>
          <w:rPrChange w:id="1280" w:author="Vetle Lars Wisløff Sandring" w:date="2023-11-30T21:44:00Z">
            <w:rPr>
              <w:lang w:val="en-US"/>
            </w:rPr>
          </w:rPrChange>
        </w:rPr>
        <w:drawing>
          <wp:inline distT="0" distB="0" distL="0" distR="0" wp14:anchorId="0763DA81" wp14:editId="1CC244D5">
            <wp:extent cx="5943600" cy="4000721"/>
            <wp:effectExtent l="12700" t="12700" r="12700" b="12700"/>
            <wp:docPr id="104755690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56902" name="Picture 1" descr="A graph with blue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4000721"/>
                    </a:xfrm>
                    <a:prstGeom prst="rect">
                      <a:avLst/>
                    </a:prstGeom>
                    <a:noFill/>
                    <a:ln>
                      <a:solidFill>
                        <a:schemeClr val="tx1"/>
                      </a:solidFill>
                    </a:ln>
                  </pic:spPr>
                </pic:pic>
              </a:graphicData>
            </a:graphic>
          </wp:inline>
        </w:drawing>
      </w:r>
    </w:p>
    <w:p w14:paraId="638DAB46" w14:textId="758C339F" w:rsidR="00091616" w:rsidRPr="00E54CDD" w:rsidRDefault="00091616" w:rsidP="00091616">
      <w:pPr>
        <w:rPr>
          <w:i/>
          <w:iCs/>
          <w:lang w:val="en-GB"/>
          <w:rPrChange w:id="1281" w:author="Vetle Lars Wisløff Sandring" w:date="2023-11-30T21:44:00Z">
            <w:rPr>
              <w:i/>
              <w:iCs/>
              <w:lang w:val="en-US"/>
            </w:rPr>
          </w:rPrChange>
        </w:rPr>
      </w:pPr>
      <w:r w:rsidRPr="00E54CDD">
        <w:rPr>
          <w:i/>
          <w:iCs/>
          <w:lang w:val="en-GB"/>
          <w:rPrChange w:id="1282" w:author="Vetle Lars Wisløff Sandring" w:date="2023-11-30T21:44:00Z">
            <w:rPr>
              <w:i/>
              <w:iCs/>
              <w:lang w:val="en-US"/>
            </w:rPr>
          </w:rPrChange>
        </w:rPr>
        <w:t xml:space="preserve">Figure </w:t>
      </w:r>
      <w:r w:rsidRPr="00E54CDD">
        <w:rPr>
          <w:i/>
          <w:iCs/>
          <w:lang w:val="en-GB"/>
          <w:rPrChange w:id="1283" w:author="Vetle Lars Wisløff Sandring" w:date="2023-11-30T21:44:00Z">
            <w:rPr>
              <w:i/>
              <w:iCs/>
              <w:lang w:val="en-US"/>
            </w:rPr>
          </w:rPrChange>
        </w:rPr>
        <w:fldChar w:fldCharType="begin"/>
      </w:r>
      <w:r w:rsidRPr="00E54CDD">
        <w:rPr>
          <w:i/>
          <w:iCs/>
          <w:lang w:val="en-GB"/>
          <w:rPrChange w:id="1284" w:author="Vetle Lars Wisløff Sandring" w:date="2023-11-30T21:44:00Z">
            <w:rPr>
              <w:i/>
              <w:iCs/>
              <w:lang w:val="en-US"/>
            </w:rPr>
          </w:rPrChange>
        </w:rPr>
        <w:instrText xml:space="preserve"> SEQ Figur \* ARABIC </w:instrText>
      </w:r>
      <w:r w:rsidRPr="00E54CDD">
        <w:rPr>
          <w:i/>
          <w:iCs/>
          <w:lang w:val="en-GB"/>
          <w:rPrChange w:id="1285" w:author="Vetle Lars Wisløff Sandring" w:date="2023-11-30T21:44:00Z">
            <w:rPr>
              <w:i/>
              <w:iCs/>
              <w:lang w:val="en-US"/>
            </w:rPr>
          </w:rPrChange>
        </w:rPr>
        <w:fldChar w:fldCharType="separate"/>
      </w:r>
      <w:r w:rsidRPr="00E54CDD">
        <w:rPr>
          <w:i/>
          <w:iCs/>
          <w:lang w:val="en-GB"/>
          <w:rPrChange w:id="1286" w:author="Vetle Lars Wisløff Sandring" w:date="2023-11-30T21:44:00Z">
            <w:rPr>
              <w:i/>
              <w:iCs/>
              <w:lang w:val="en-US"/>
            </w:rPr>
          </w:rPrChange>
        </w:rPr>
        <w:t>1</w:t>
      </w:r>
      <w:r w:rsidRPr="00E54CDD">
        <w:rPr>
          <w:lang w:val="en-GB"/>
          <w:rPrChange w:id="1287" w:author="Vetle Lars Wisløff Sandring" w:date="2023-11-30T21:44:00Z">
            <w:rPr/>
          </w:rPrChange>
        </w:rPr>
        <w:fldChar w:fldCharType="end"/>
      </w:r>
      <w:r w:rsidRPr="00E54CDD">
        <w:rPr>
          <w:i/>
          <w:iCs/>
          <w:lang w:val="en-GB"/>
          <w:rPrChange w:id="1288" w:author="Vetle Lars Wisløff Sandring" w:date="2023-11-30T21:44:00Z">
            <w:rPr>
              <w:i/>
              <w:iCs/>
              <w:lang w:val="en-US"/>
            </w:rPr>
          </w:rPrChange>
        </w:rPr>
        <w:t xml:space="preserve">: </w:t>
      </w:r>
      <w:r w:rsidR="00007805" w:rsidRPr="00E54CDD">
        <w:rPr>
          <w:i/>
          <w:iCs/>
          <w:lang w:val="en-GB"/>
          <w:rPrChange w:id="1289" w:author="Vetle Lars Wisløff Sandring" w:date="2023-11-30T21:44:00Z">
            <w:rPr>
              <w:i/>
              <w:iCs/>
              <w:lang w:val="en-US"/>
            </w:rPr>
          </w:rPrChange>
        </w:rPr>
        <w:t>Her is an overview of total</w:t>
      </w:r>
      <w:r w:rsidRPr="00E54CDD">
        <w:rPr>
          <w:i/>
          <w:iCs/>
          <w:lang w:val="en-GB"/>
          <w:rPrChange w:id="1290" w:author="Vetle Lars Wisløff Sandring" w:date="2023-11-30T21:44:00Z">
            <w:rPr>
              <w:i/>
              <w:iCs/>
              <w:lang w:val="en-US"/>
            </w:rPr>
          </w:rPrChange>
        </w:rPr>
        <w:t xml:space="preserve"> number of times the Alta-controversy has been mentioned each year from 1983 until 2023. Note: 2023 was not fully available to us.</w:t>
      </w:r>
    </w:p>
    <w:p w14:paraId="2E11D89A" w14:textId="77777777" w:rsidR="00091616" w:rsidRPr="00E54CDD" w:rsidRDefault="00091616" w:rsidP="00091616">
      <w:pPr>
        <w:rPr>
          <w:i/>
          <w:iCs/>
          <w:lang w:val="en-GB"/>
          <w:rPrChange w:id="1291" w:author="Vetle Lars Wisløff Sandring" w:date="2023-11-30T21:44:00Z">
            <w:rPr>
              <w:i/>
              <w:iCs/>
              <w:lang w:val="en-US"/>
            </w:rPr>
          </w:rPrChange>
        </w:rPr>
      </w:pPr>
    </w:p>
    <w:p w14:paraId="4CF0966A" w14:textId="77777777" w:rsidR="00091616" w:rsidRPr="00E54CDD" w:rsidRDefault="00091616" w:rsidP="00091616">
      <w:pPr>
        <w:rPr>
          <w:lang w:val="en-GB"/>
        </w:rPr>
      </w:pPr>
      <w:r w:rsidRPr="00E54CDD">
        <w:rPr>
          <w:lang w:val="en-GB"/>
        </w:rPr>
        <w:t>Figure 1 also include synonyms, as mentioned in the methods part, excluding the TV guide sections. While the figure demonstrates that the Alta-controversy is repeatedly considered relevant in posterity, it does not illuminate in which situations the event is considered relevant, nor does it show what aspects of the conflict are illuminated, or indeed how the conflict was discussed. We have divided the period of interest into several sub-periods to help the analysis of these trends along. It is important to keep in mind that these aggregated numbers obfuscate the highly stochastic nature of our data. Some days the Alta-controversy is talked about everywhere, other days – nowhere.</w:t>
      </w:r>
    </w:p>
    <w:p w14:paraId="10C43F42" w14:textId="77777777" w:rsidR="00007805" w:rsidRPr="00E54CDD" w:rsidRDefault="00007805" w:rsidP="00091616">
      <w:pPr>
        <w:rPr>
          <w:lang w:val="en-GB"/>
        </w:rPr>
      </w:pPr>
    </w:p>
    <w:p w14:paraId="44C72F42" w14:textId="77777777" w:rsidR="00091616" w:rsidRPr="00E54CDD" w:rsidRDefault="00091616" w:rsidP="00007805">
      <w:pPr>
        <w:pStyle w:val="Heading2"/>
        <w:rPr>
          <w:lang w:val="en-GB"/>
        </w:rPr>
      </w:pPr>
      <w:r w:rsidRPr="00E54CDD">
        <w:rPr>
          <w:lang w:val="en-GB"/>
        </w:rPr>
        <w:t>The initial years: Conflicting narratives and declining interest (1983-1986)</w:t>
      </w:r>
    </w:p>
    <w:p w14:paraId="286CCD25" w14:textId="77777777" w:rsidR="00091616" w:rsidRPr="00E54CDD" w:rsidRDefault="00091616" w:rsidP="00091616">
      <w:pPr>
        <w:rPr>
          <w:lang w:val="en-GB"/>
        </w:rPr>
      </w:pPr>
      <w:r w:rsidRPr="00E54CDD">
        <w:rPr>
          <w:lang w:val="en-GB"/>
        </w:rPr>
        <w:t>As illustrated by Figure 1, the first four years after the conflict are marked by a high number of references to the Alta-controversy, but at the same time, a rapid decline in interest. Our number of yearly datapoints drop from above 2000 hits in 1983 to around 600 hits in 1986.</w:t>
      </w:r>
    </w:p>
    <w:p w14:paraId="50BA8514" w14:textId="77777777" w:rsidR="0027258B" w:rsidRPr="00E54CDD" w:rsidRDefault="0027258B" w:rsidP="00091616">
      <w:pPr>
        <w:rPr>
          <w:lang w:val="en-GB"/>
        </w:rPr>
      </w:pPr>
    </w:p>
    <w:p w14:paraId="7106D9EF" w14:textId="5C9BDA59" w:rsidR="00091616" w:rsidRPr="00E54CDD" w:rsidRDefault="00091616" w:rsidP="00091616">
      <w:pPr>
        <w:rPr>
          <w:lang w:val="en-GB"/>
          <w:rPrChange w:id="1292" w:author="Vetle Lars Wisløff Sandring" w:date="2023-11-30T21:44:00Z">
            <w:rPr>
              <w:lang w:val="en-US"/>
            </w:rPr>
          </w:rPrChange>
        </w:rPr>
      </w:pPr>
      <w:r w:rsidRPr="00E54CDD">
        <w:rPr>
          <w:lang w:val="en-GB"/>
        </w:rPr>
        <w:lastRenderedPageBreak/>
        <w:drawing>
          <wp:inline distT="0" distB="0" distL="0" distR="0" wp14:anchorId="63D75B2B" wp14:editId="57D17EE0">
            <wp:extent cx="5943600" cy="3958590"/>
            <wp:effectExtent l="12700" t="12700" r="12700" b="16510"/>
            <wp:docPr id="19695394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39422" name="Picture 1" descr="A graph of different colored lines&#10;&#10;Description automatically generated"/>
                    <pic:cNvPicPr/>
                  </pic:nvPicPr>
                  <pic:blipFill>
                    <a:blip r:embed="rId13"/>
                    <a:stretch>
                      <a:fillRect/>
                    </a:stretch>
                  </pic:blipFill>
                  <pic:spPr>
                    <a:xfrm>
                      <a:off x="0" y="0"/>
                      <a:ext cx="5943600" cy="3958590"/>
                    </a:xfrm>
                    <a:prstGeom prst="rect">
                      <a:avLst/>
                    </a:prstGeom>
                    <a:ln w="12700">
                      <a:solidFill>
                        <a:schemeClr val="tx1"/>
                      </a:solidFill>
                    </a:ln>
                  </pic:spPr>
                </pic:pic>
              </a:graphicData>
            </a:graphic>
          </wp:inline>
        </w:drawing>
      </w:r>
    </w:p>
    <w:p w14:paraId="2EE38955" w14:textId="77777777" w:rsidR="00091616" w:rsidRPr="00E54CDD" w:rsidRDefault="00091616" w:rsidP="00091616">
      <w:pPr>
        <w:rPr>
          <w:i/>
          <w:iCs/>
          <w:lang w:val="en-GB"/>
          <w:rPrChange w:id="1293" w:author="Vetle Lars Wisløff Sandring" w:date="2023-11-30T21:44:00Z">
            <w:rPr>
              <w:i/>
              <w:iCs/>
              <w:lang w:val="en-US"/>
            </w:rPr>
          </w:rPrChange>
        </w:rPr>
      </w:pPr>
      <w:r w:rsidRPr="00E54CDD">
        <w:rPr>
          <w:i/>
          <w:iCs/>
          <w:lang w:val="en-GB"/>
          <w:rPrChange w:id="1294" w:author="Vetle Lars Wisløff Sandring" w:date="2023-11-30T21:44:00Z">
            <w:rPr>
              <w:i/>
              <w:iCs/>
              <w:lang w:val="en-US"/>
            </w:rPr>
          </w:rPrChange>
        </w:rPr>
        <w:t>Figure 2 illustrates that newspapers favoured framings that opposed the building of the dam, both during the conflict and in the immediate aftermath.</w:t>
      </w:r>
    </w:p>
    <w:p w14:paraId="6A183DBF" w14:textId="77777777" w:rsidR="00091616" w:rsidRPr="00E54CDD" w:rsidRDefault="00091616" w:rsidP="00091616">
      <w:pPr>
        <w:rPr>
          <w:lang w:val="en-GB"/>
        </w:rPr>
      </w:pPr>
    </w:p>
    <w:p w14:paraId="3F05A73F" w14:textId="77777777" w:rsidR="00091616" w:rsidRPr="00E54CDD" w:rsidRDefault="00091616" w:rsidP="00091616">
      <w:pPr>
        <w:rPr>
          <w:lang w:val="en-GB"/>
        </w:rPr>
      </w:pPr>
    </w:p>
    <w:p w14:paraId="56EDF414" w14:textId="66E85051" w:rsidR="00091616" w:rsidRPr="00E54CDD" w:rsidRDefault="00091616" w:rsidP="00563CDA">
      <w:pPr>
        <w:rPr>
          <w:lang w:val="en-GB"/>
        </w:rPr>
      </w:pPr>
      <w:r w:rsidRPr="00E54CDD">
        <w:rPr>
          <w:lang w:val="en-GB"/>
        </w:rPr>
        <w:t>Figure 2 illustrates various frames of the Alta controversy in newspapers during and after the conflict, with each category containing different several labels associated with the narrative framing. The category “Pro protestor” reflects framings of the Alta-controversy that are sympathetic to the protesters and negative to the authorities' treatment of the protesters. “Pro government”, on the other hand, contains references that support the authorities' efforts to remove protesters to complete the dam, and consider civil disobedience illegitimate. “Environmentalist aspects” contain framings of the conflict that emphasize that the event was an environmentalist struggle and felt that the consequences of the damming were insufficiently investigated, while the “Pro building of the dam”-category, on the other hand, underscores the necessity of the damming to secure power and economic development. The last label, “</w:t>
      </w:r>
      <w:del w:id="1295" w:author="Vetle Lars Wisløff Sandring" w:date="2023-11-30T21:25:00Z">
        <w:r w:rsidRPr="00E54CDD" w:rsidDel="00E060C0">
          <w:rPr>
            <w:lang w:val="en-GB"/>
          </w:rPr>
          <w:delText>Sami</w:delText>
        </w:r>
      </w:del>
      <w:ins w:id="1296" w:author="Vetle Lars Wisløff Sandring" w:date="2023-11-30T21:25:00Z">
        <w:r w:rsidR="00E060C0" w:rsidRPr="00E54CDD">
          <w:rPr>
            <w:lang w:val="en-GB"/>
          </w:rPr>
          <w:t>Sámi</w:t>
        </w:r>
      </w:ins>
      <w:r w:rsidRPr="00E54CDD">
        <w:rPr>
          <w:lang w:val="en-GB"/>
        </w:rPr>
        <w:t xml:space="preserve"> aspects”, relates the Alta-controversy to the </w:t>
      </w:r>
      <w:del w:id="1297" w:author="Vetle Lars Wisløff Sandring" w:date="2023-11-30T21:25:00Z">
        <w:r w:rsidRPr="00E54CDD" w:rsidDel="00E060C0">
          <w:rPr>
            <w:lang w:val="en-GB"/>
          </w:rPr>
          <w:delText>Sami</w:delText>
        </w:r>
      </w:del>
      <w:ins w:id="1298" w:author="Vetle Lars Wisløff Sandring" w:date="2023-11-30T21:25:00Z">
        <w:r w:rsidR="00E060C0" w:rsidRPr="00E54CDD">
          <w:rPr>
            <w:lang w:val="en-GB"/>
          </w:rPr>
          <w:t>Sámi</w:t>
        </w:r>
      </w:ins>
      <w:r w:rsidRPr="00E54CDD">
        <w:rPr>
          <w:lang w:val="en-GB"/>
        </w:rPr>
        <w:t xml:space="preserve"> minority and their struggle for rights. </w:t>
      </w:r>
    </w:p>
    <w:p w14:paraId="4D875A31" w14:textId="77777777" w:rsidR="00091616" w:rsidRPr="00E54CDD" w:rsidRDefault="00091616" w:rsidP="00091616">
      <w:pPr>
        <w:rPr>
          <w:lang w:val="en-GB"/>
        </w:rPr>
      </w:pPr>
    </w:p>
    <w:p w14:paraId="01B97517" w14:textId="795E1DBF" w:rsidR="00091616" w:rsidRPr="00E54CDD" w:rsidRDefault="00091616" w:rsidP="00563CDA">
      <w:pPr>
        <w:rPr>
          <w:lang w:val="en-GB"/>
        </w:rPr>
      </w:pPr>
      <w:r w:rsidRPr="00E54CDD">
        <w:rPr>
          <w:lang w:val="en-GB"/>
        </w:rPr>
        <w:t xml:space="preserve">Furthermore, </w:t>
      </w:r>
      <w:commentRangeStart w:id="1299"/>
      <w:r w:rsidRPr="00E54CDD">
        <w:rPr>
          <w:lang w:val="en-GB"/>
        </w:rPr>
        <w:t xml:space="preserve">figure 2 indicates that large shifts in how newspapers framed the Alta-controversy happened </w:t>
      </w:r>
      <w:r w:rsidRPr="00E54CDD">
        <w:rPr>
          <w:i/>
          <w:iCs/>
          <w:lang w:val="en-GB"/>
        </w:rPr>
        <w:t>during</w:t>
      </w:r>
      <w:r w:rsidRPr="00E54CDD">
        <w:rPr>
          <w:lang w:val="en-GB"/>
        </w:rPr>
        <w:t xml:space="preserve"> the event and not in the initial period after. In particular, the emergence of the </w:t>
      </w:r>
      <w:del w:id="1300" w:author="Vetle Lars Wisløff Sandring" w:date="2023-11-30T21:25:00Z">
        <w:r w:rsidRPr="00E54CDD" w:rsidDel="00E060C0">
          <w:rPr>
            <w:lang w:val="en-GB"/>
          </w:rPr>
          <w:delText>Sami</w:delText>
        </w:r>
      </w:del>
      <w:ins w:id="1301" w:author="Vetle Lars Wisløff Sandring" w:date="2023-11-30T21:25:00Z">
        <w:r w:rsidR="00E060C0" w:rsidRPr="00E54CDD">
          <w:rPr>
            <w:lang w:val="en-GB"/>
          </w:rPr>
          <w:t>Sámi</w:t>
        </w:r>
      </w:ins>
      <w:r w:rsidRPr="00E54CDD">
        <w:rPr>
          <w:lang w:val="en-GB"/>
        </w:rPr>
        <w:t xml:space="preserve"> perspective co-occurred with a sharp decline in references to the Alta-controversy that focused on the necessity of the damming, but also the environmental aspects. </w:t>
      </w:r>
      <w:commentRangeEnd w:id="1299"/>
      <w:r w:rsidRPr="00E54CDD">
        <w:rPr>
          <w:lang w:val="en-GB"/>
          <w:rPrChange w:id="1302" w:author="Vetle Lars Wisløff Sandring" w:date="2023-11-30T21:44:00Z">
            <w:rPr>
              <w:lang w:val="en-US"/>
            </w:rPr>
          </w:rPrChange>
        </w:rPr>
        <w:commentReference w:id="1299"/>
      </w:r>
      <w:r w:rsidRPr="00E54CDD">
        <w:rPr>
          <w:lang w:val="en-GB"/>
        </w:rPr>
        <w:t>Since we have operated with highly aggregated “super-categories” containing several different labels a closer look was warranted.</w:t>
      </w:r>
    </w:p>
    <w:p w14:paraId="42CDB452" w14:textId="77777777" w:rsidR="00091616" w:rsidRPr="00E54CDD" w:rsidRDefault="00091616" w:rsidP="00091616">
      <w:pPr>
        <w:rPr>
          <w:lang w:val="en-GB"/>
        </w:rPr>
      </w:pPr>
    </w:p>
    <w:tbl>
      <w:tblPr>
        <w:tblStyle w:val="TableGrid"/>
        <w:tblW w:w="0" w:type="auto"/>
        <w:tblLook w:val="04A0" w:firstRow="1" w:lastRow="0" w:firstColumn="1" w:lastColumn="0" w:noHBand="0" w:noVBand="1"/>
      </w:tblPr>
      <w:tblGrid>
        <w:gridCol w:w="2158"/>
        <w:gridCol w:w="2286"/>
        <w:gridCol w:w="2286"/>
        <w:gridCol w:w="2286"/>
      </w:tblGrid>
      <w:tr w:rsidR="00091616" w:rsidRPr="00E54CDD" w14:paraId="12750D9C" w14:textId="77777777" w:rsidTr="004544F6">
        <w:tc>
          <w:tcPr>
            <w:tcW w:w="2394" w:type="dxa"/>
          </w:tcPr>
          <w:p w14:paraId="688B73C6" w14:textId="77777777" w:rsidR="00091616" w:rsidRPr="00E54CDD" w:rsidRDefault="00091616" w:rsidP="00091616">
            <w:pPr>
              <w:rPr>
                <w:lang w:val="en-GB"/>
              </w:rPr>
            </w:pPr>
            <w:r w:rsidRPr="00E54CDD">
              <w:rPr>
                <w:lang w:val="en-GB"/>
              </w:rPr>
              <w:t>Year</w:t>
            </w:r>
          </w:p>
        </w:tc>
        <w:tc>
          <w:tcPr>
            <w:tcW w:w="2394" w:type="dxa"/>
          </w:tcPr>
          <w:p w14:paraId="48E5566F" w14:textId="77777777" w:rsidR="00091616" w:rsidRPr="00E54CDD" w:rsidRDefault="00091616" w:rsidP="00091616">
            <w:pPr>
              <w:rPr>
                <w:lang w:val="en-GB"/>
              </w:rPr>
            </w:pPr>
            <w:r w:rsidRPr="00E54CDD">
              <w:rPr>
                <w:lang w:val="en-GB"/>
              </w:rPr>
              <w:t>1</w:t>
            </w:r>
          </w:p>
        </w:tc>
        <w:tc>
          <w:tcPr>
            <w:tcW w:w="2394" w:type="dxa"/>
          </w:tcPr>
          <w:p w14:paraId="2131C28F" w14:textId="77777777" w:rsidR="00091616" w:rsidRPr="00E54CDD" w:rsidRDefault="00091616" w:rsidP="00091616">
            <w:pPr>
              <w:rPr>
                <w:lang w:val="en-GB"/>
              </w:rPr>
            </w:pPr>
            <w:r w:rsidRPr="00E54CDD">
              <w:rPr>
                <w:lang w:val="en-GB"/>
              </w:rPr>
              <w:t>2</w:t>
            </w:r>
          </w:p>
        </w:tc>
        <w:tc>
          <w:tcPr>
            <w:tcW w:w="2394" w:type="dxa"/>
          </w:tcPr>
          <w:p w14:paraId="0D01A073" w14:textId="77777777" w:rsidR="00091616" w:rsidRPr="00E54CDD" w:rsidRDefault="00091616" w:rsidP="00091616">
            <w:pPr>
              <w:rPr>
                <w:lang w:val="en-GB"/>
              </w:rPr>
            </w:pPr>
            <w:r w:rsidRPr="00E54CDD">
              <w:rPr>
                <w:lang w:val="en-GB"/>
              </w:rPr>
              <w:t>3</w:t>
            </w:r>
          </w:p>
        </w:tc>
      </w:tr>
      <w:tr w:rsidR="00091616" w:rsidRPr="00E54CDD" w14:paraId="11531051" w14:textId="77777777" w:rsidTr="004544F6">
        <w:tc>
          <w:tcPr>
            <w:tcW w:w="2394" w:type="dxa"/>
          </w:tcPr>
          <w:p w14:paraId="2F97C522" w14:textId="77777777" w:rsidR="00091616" w:rsidRPr="00E54CDD" w:rsidRDefault="00091616" w:rsidP="00091616">
            <w:pPr>
              <w:rPr>
                <w:lang w:val="en-GB"/>
              </w:rPr>
            </w:pPr>
            <w:r w:rsidRPr="00E54CDD">
              <w:rPr>
                <w:lang w:val="en-GB"/>
              </w:rPr>
              <w:lastRenderedPageBreak/>
              <w:t>1983</w:t>
            </w:r>
          </w:p>
        </w:tc>
        <w:tc>
          <w:tcPr>
            <w:tcW w:w="2394" w:type="dxa"/>
          </w:tcPr>
          <w:p w14:paraId="6C726A50" w14:textId="77777777" w:rsidR="00091616" w:rsidRPr="00E54CDD" w:rsidRDefault="00091616" w:rsidP="00091616">
            <w:pPr>
              <w:rPr>
                <w:lang w:val="en-GB"/>
              </w:rPr>
            </w:pPr>
            <w:r w:rsidRPr="00E54CDD">
              <w:rPr>
                <w:lang w:val="en-GB"/>
              </w:rPr>
              <w:t>Rettsak</w:t>
            </w:r>
          </w:p>
        </w:tc>
        <w:tc>
          <w:tcPr>
            <w:tcW w:w="2394" w:type="dxa"/>
          </w:tcPr>
          <w:p w14:paraId="7C656B68" w14:textId="77777777" w:rsidR="00091616" w:rsidRPr="00E54CDD" w:rsidRDefault="00091616" w:rsidP="00091616">
            <w:pPr>
              <w:rPr>
                <w:lang w:val="en-GB"/>
                <w:rPrChange w:id="1303" w:author="Vetle Lars Wisløff Sandring" w:date="2023-11-30T21:44:00Z">
                  <w:rPr>
                    <w:lang w:val="nb-NO"/>
                  </w:rPr>
                </w:rPrChange>
              </w:rPr>
            </w:pPr>
            <w:r w:rsidRPr="00E54CDD">
              <w:rPr>
                <w:lang w:val="en-GB"/>
                <w:rPrChange w:id="1304" w:author="Vetle Lars Wisløff Sandring" w:date="2023-11-30T21:44:00Z">
                  <w:rPr>
                    <w:lang w:val="nb-NO"/>
                  </w:rPr>
                </w:rPrChange>
              </w:rPr>
              <w:t>Overdrevet maktbruk av myndigheter og politi</w:t>
            </w:r>
          </w:p>
        </w:tc>
        <w:tc>
          <w:tcPr>
            <w:tcW w:w="2394" w:type="dxa"/>
          </w:tcPr>
          <w:p w14:paraId="59D667A5" w14:textId="77777777" w:rsidR="00091616" w:rsidRPr="00E54CDD" w:rsidRDefault="00091616" w:rsidP="00091616">
            <w:pPr>
              <w:rPr>
                <w:lang w:val="en-GB"/>
                <w:rPrChange w:id="1305" w:author="Vetle Lars Wisløff Sandring" w:date="2023-11-30T21:44:00Z">
                  <w:rPr>
                    <w:lang w:val="nb-NO"/>
                  </w:rPr>
                </w:rPrChange>
              </w:rPr>
            </w:pPr>
            <w:r w:rsidRPr="00E54CDD">
              <w:rPr>
                <w:lang w:val="en-GB"/>
                <w:rPrChange w:id="1306" w:author="Vetle Lars Wisløff Sandring" w:date="2023-11-30T21:44:00Z">
                  <w:rPr>
                    <w:lang w:val="nb-NO"/>
                  </w:rPr>
                </w:rPrChange>
              </w:rPr>
              <w:t>Manglende utredning om konsekvenser</w:t>
            </w:r>
          </w:p>
        </w:tc>
      </w:tr>
      <w:tr w:rsidR="00091616" w:rsidRPr="00E54CDD" w14:paraId="7BB5F345" w14:textId="77777777" w:rsidTr="004544F6">
        <w:tc>
          <w:tcPr>
            <w:tcW w:w="2394" w:type="dxa"/>
          </w:tcPr>
          <w:p w14:paraId="3AA5B211" w14:textId="77777777" w:rsidR="00091616" w:rsidRPr="00E54CDD" w:rsidRDefault="00091616" w:rsidP="00091616">
            <w:pPr>
              <w:rPr>
                <w:lang w:val="en-GB"/>
              </w:rPr>
            </w:pPr>
            <w:r w:rsidRPr="00E54CDD">
              <w:rPr>
                <w:lang w:val="en-GB"/>
              </w:rPr>
              <w:t>1984</w:t>
            </w:r>
          </w:p>
        </w:tc>
        <w:tc>
          <w:tcPr>
            <w:tcW w:w="2394" w:type="dxa"/>
          </w:tcPr>
          <w:p w14:paraId="01AD0A53" w14:textId="77777777" w:rsidR="00091616" w:rsidRPr="00E54CDD" w:rsidRDefault="00091616" w:rsidP="00091616">
            <w:pPr>
              <w:rPr>
                <w:lang w:val="en-GB"/>
                <w:rPrChange w:id="1307" w:author="Vetle Lars Wisløff Sandring" w:date="2023-11-30T21:44:00Z">
                  <w:rPr>
                    <w:lang w:val="nb-NO"/>
                  </w:rPr>
                </w:rPrChange>
              </w:rPr>
            </w:pPr>
            <w:r w:rsidRPr="00E54CDD">
              <w:rPr>
                <w:lang w:val="en-GB"/>
                <w:rPrChange w:id="1308" w:author="Vetle Lars Wisløff Sandring" w:date="2023-11-30T21:44:00Z">
                  <w:rPr>
                    <w:lang w:val="nb-NO"/>
                  </w:rPr>
                </w:rPrChange>
              </w:rPr>
              <w:t>Overdrevet maktbruk av myndigheter og politi</w:t>
            </w:r>
          </w:p>
        </w:tc>
        <w:tc>
          <w:tcPr>
            <w:tcW w:w="2394" w:type="dxa"/>
          </w:tcPr>
          <w:p w14:paraId="6671C4F4" w14:textId="77777777" w:rsidR="00091616" w:rsidRPr="00E54CDD" w:rsidRDefault="00091616" w:rsidP="00091616">
            <w:pPr>
              <w:rPr>
                <w:lang w:val="en-GB"/>
                <w:rPrChange w:id="1309" w:author="Vetle Lars Wisløff Sandring" w:date="2023-11-30T21:44:00Z">
                  <w:rPr>
                    <w:lang w:val="nb-NO"/>
                  </w:rPr>
                </w:rPrChange>
              </w:rPr>
            </w:pPr>
            <w:r w:rsidRPr="00E54CDD">
              <w:rPr>
                <w:lang w:val="en-GB"/>
                <w:rPrChange w:id="1310" w:author="Vetle Lars Wisløff Sandring" w:date="2023-11-30T21:44:00Z">
                  <w:rPr>
                    <w:lang w:val="nb-NO"/>
                  </w:rPr>
                </w:rPrChange>
              </w:rPr>
              <w:t>Manglende utredning om konsekvenser</w:t>
            </w:r>
          </w:p>
        </w:tc>
        <w:tc>
          <w:tcPr>
            <w:tcW w:w="2394" w:type="dxa"/>
          </w:tcPr>
          <w:p w14:paraId="359DA454" w14:textId="77777777" w:rsidR="00091616" w:rsidRPr="00E54CDD" w:rsidRDefault="00091616" w:rsidP="00091616">
            <w:pPr>
              <w:rPr>
                <w:lang w:val="en-GB"/>
                <w:rPrChange w:id="1311" w:author="Vetle Lars Wisløff Sandring" w:date="2023-11-30T21:44:00Z">
                  <w:rPr>
                    <w:lang w:val="nb-NO"/>
                  </w:rPr>
                </w:rPrChange>
              </w:rPr>
            </w:pPr>
            <w:r w:rsidRPr="00E54CDD">
              <w:rPr>
                <w:lang w:val="en-GB"/>
                <w:rPrChange w:id="1312" w:author="Vetle Lars Wisløff Sandring" w:date="2023-11-30T21:44:00Z">
                  <w:rPr>
                    <w:lang w:val="nb-NO"/>
                  </w:rPr>
                </w:rPrChange>
              </w:rPr>
              <w:t>Rettsak</w:t>
            </w:r>
          </w:p>
        </w:tc>
      </w:tr>
      <w:tr w:rsidR="00091616" w:rsidRPr="00E54CDD" w14:paraId="25D73A96" w14:textId="77777777" w:rsidTr="004544F6">
        <w:tc>
          <w:tcPr>
            <w:tcW w:w="2394" w:type="dxa"/>
          </w:tcPr>
          <w:p w14:paraId="0E428638" w14:textId="77777777" w:rsidR="00091616" w:rsidRPr="00E54CDD" w:rsidRDefault="00091616" w:rsidP="00091616">
            <w:pPr>
              <w:rPr>
                <w:lang w:val="en-GB"/>
              </w:rPr>
            </w:pPr>
            <w:r w:rsidRPr="00E54CDD">
              <w:rPr>
                <w:lang w:val="en-GB"/>
              </w:rPr>
              <w:t>1985</w:t>
            </w:r>
          </w:p>
        </w:tc>
        <w:tc>
          <w:tcPr>
            <w:tcW w:w="2394" w:type="dxa"/>
          </w:tcPr>
          <w:p w14:paraId="2923D841" w14:textId="77777777" w:rsidR="00091616" w:rsidRPr="00E54CDD" w:rsidRDefault="00091616" w:rsidP="00091616">
            <w:pPr>
              <w:rPr>
                <w:lang w:val="en-GB"/>
                <w:rPrChange w:id="1313" w:author="Vetle Lars Wisløff Sandring" w:date="2023-11-30T21:44:00Z">
                  <w:rPr>
                    <w:lang w:val="nb-NO"/>
                  </w:rPr>
                </w:rPrChange>
              </w:rPr>
            </w:pPr>
            <w:r w:rsidRPr="00E54CDD">
              <w:rPr>
                <w:lang w:val="en-GB"/>
                <w:rPrChange w:id="1314" w:author="Vetle Lars Wisløff Sandring" w:date="2023-11-30T21:44:00Z">
                  <w:rPr>
                    <w:lang w:val="nb-NO"/>
                  </w:rPr>
                </w:rPrChange>
              </w:rPr>
              <w:t>Overdrevet maktbruk av myndigheter og politi</w:t>
            </w:r>
          </w:p>
        </w:tc>
        <w:tc>
          <w:tcPr>
            <w:tcW w:w="2394" w:type="dxa"/>
          </w:tcPr>
          <w:p w14:paraId="5F2BFB25" w14:textId="77777777" w:rsidR="00091616" w:rsidRPr="00E54CDD" w:rsidRDefault="00091616" w:rsidP="00091616">
            <w:pPr>
              <w:rPr>
                <w:lang w:val="en-GB"/>
                <w:rPrChange w:id="1315" w:author="Vetle Lars Wisløff Sandring" w:date="2023-11-30T21:44:00Z">
                  <w:rPr>
                    <w:lang w:val="nb-NO"/>
                  </w:rPr>
                </w:rPrChange>
              </w:rPr>
            </w:pPr>
            <w:r w:rsidRPr="00E54CDD">
              <w:rPr>
                <w:lang w:val="en-GB"/>
                <w:rPrChange w:id="1316" w:author="Vetle Lars Wisløff Sandring" w:date="2023-11-30T21:44:00Z">
                  <w:rPr>
                    <w:lang w:val="nb-NO"/>
                  </w:rPr>
                </w:rPrChange>
              </w:rPr>
              <w:t>Manglende utredning om konsekvenser</w:t>
            </w:r>
          </w:p>
        </w:tc>
        <w:tc>
          <w:tcPr>
            <w:tcW w:w="2394" w:type="dxa"/>
          </w:tcPr>
          <w:p w14:paraId="354EA9DC" w14:textId="77777777" w:rsidR="00091616" w:rsidRPr="00E54CDD" w:rsidRDefault="00091616" w:rsidP="00091616">
            <w:pPr>
              <w:rPr>
                <w:lang w:val="en-GB"/>
                <w:rPrChange w:id="1317" w:author="Vetle Lars Wisløff Sandring" w:date="2023-11-30T21:44:00Z">
                  <w:rPr>
                    <w:lang w:val="nb-NO"/>
                  </w:rPr>
                </w:rPrChange>
              </w:rPr>
            </w:pPr>
            <w:r w:rsidRPr="00E54CDD">
              <w:rPr>
                <w:lang w:val="en-GB"/>
                <w:rPrChange w:id="1318" w:author="Vetle Lars Wisløff Sandring" w:date="2023-11-30T21:44:00Z">
                  <w:rPr>
                    <w:lang w:val="nb-NO"/>
                  </w:rPr>
                </w:rPrChange>
              </w:rPr>
              <w:t>utsatt og usikkerhet</w:t>
            </w:r>
          </w:p>
        </w:tc>
      </w:tr>
      <w:tr w:rsidR="00091616" w:rsidRPr="00E54CDD" w14:paraId="19BA2FC3" w14:textId="77777777" w:rsidTr="004544F6">
        <w:tc>
          <w:tcPr>
            <w:tcW w:w="2394" w:type="dxa"/>
          </w:tcPr>
          <w:p w14:paraId="4CEF41EA" w14:textId="77777777" w:rsidR="00091616" w:rsidRPr="00E54CDD" w:rsidRDefault="00091616" w:rsidP="00091616">
            <w:pPr>
              <w:rPr>
                <w:lang w:val="en-GB"/>
              </w:rPr>
            </w:pPr>
            <w:r w:rsidRPr="00E54CDD">
              <w:rPr>
                <w:lang w:val="en-GB"/>
              </w:rPr>
              <w:t>1986</w:t>
            </w:r>
          </w:p>
        </w:tc>
        <w:tc>
          <w:tcPr>
            <w:tcW w:w="2394" w:type="dxa"/>
          </w:tcPr>
          <w:p w14:paraId="11C09B68" w14:textId="77777777" w:rsidR="00091616" w:rsidRPr="00E54CDD" w:rsidRDefault="00091616" w:rsidP="00091616">
            <w:pPr>
              <w:rPr>
                <w:lang w:val="en-GB"/>
              </w:rPr>
            </w:pPr>
            <w:r w:rsidRPr="00E54CDD">
              <w:rPr>
                <w:lang w:val="en-GB"/>
              </w:rPr>
              <w:t>Manglende utredning om konsekvenser</w:t>
            </w:r>
          </w:p>
        </w:tc>
        <w:tc>
          <w:tcPr>
            <w:tcW w:w="2394" w:type="dxa"/>
          </w:tcPr>
          <w:p w14:paraId="25169FC0" w14:textId="77777777" w:rsidR="00091616" w:rsidRPr="00E54CDD" w:rsidRDefault="00091616" w:rsidP="00091616">
            <w:pPr>
              <w:rPr>
                <w:lang w:val="en-GB"/>
                <w:rPrChange w:id="1319" w:author="Vetle Lars Wisløff Sandring" w:date="2023-11-30T21:44:00Z">
                  <w:rPr>
                    <w:lang w:val="nb-NO"/>
                  </w:rPr>
                </w:rPrChange>
              </w:rPr>
            </w:pPr>
            <w:r w:rsidRPr="00E54CDD">
              <w:rPr>
                <w:lang w:val="en-GB"/>
                <w:rPrChange w:id="1320" w:author="Vetle Lars Wisløff Sandring" w:date="2023-11-30T21:44:00Z">
                  <w:rPr>
                    <w:lang w:val="nb-NO"/>
                  </w:rPr>
                </w:rPrChange>
              </w:rPr>
              <w:t>overdrevet maktbruk av myndigheter og politi</w:t>
            </w:r>
          </w:p>
        </w:tc>
        <w:tc>
          <w:tcPr>
            <w:tcW w:w="2394" w:type="dxa"/>
          </w:tcPr>
          <w:p w14:paraId="6FFB60B7" w14:textId="77777777" w:rsidR="00091616" w:rsidRPr="00E54CDD" w:rsidRDefault="00091616" w:rsidP="00091616">
            <w:pPr>
              <w:rPr>
                <w:lang w:val="en-GB"/>
                <w:rPrChange w:id="1321" w:author="Vetle Lars Wisløff Sandring" w:date="2023-11-30T21:44:00Z">
                  <w:rPr>
                    <w:lang w:val="nb-NO"/>
                  </w:rPr>
                </w:rPrChange>
              </w:rPr>
            </w:pPr>
            <w:r w:rsidRPr="00E54CDD">
              <w:rPr>
                <w:lang w:val="en-GB"/>
                <w:rPrChange w:id="1322" w:author="Vetle Lars Wisløff Sandring" w:date="2023-11-30T21:44:00Z">
                  <w:rPr>
                    <w:lang w:val="nb-NO"/>
                  </w:rPr>
                </w:rPrChange>
              </w:rPr>
              <w:t>Skeptisk til ulydighet</w:t>
            </w:r>
          </w:p>
        </w:tc>
      </w:tr>
    </w:tbl>
    <w:p w14:paraId="16C7193E" w14:textId="77777777" w:rsidR="00091616" w:rsidRPr="00E54CDD" w:rsidRDefault="00091616" w:rsidP="00091616">
      <w:pPr>
        <w:rPr>
          <w:i/>
          <w:iCs/>
          <w:lang w:val="en-GB"/>
          <w:rPrChange w:id="1323" w:author="Vetle Lars Wisløff Sandring" w:date="2023-11-30T21:44:00Z">
            <w:rPr>
              <w:i/>
              <w:iCs/>
              <w:lang w:val="en-US"/>
            </w:rPr>
          </w:rPrChange>
        </w:rPr>
      </w:pPr>
      <w:r w:rsidRPr="00E54CDD">
        <w:rPr>
          <w:i/>
          <w:iCs/>
          <w:lang w:val="en-GB"/>
          <w:rPrChange w:id="1324" w:author="Vetle Lars Wisløff Sandring" w:date="2023-11-30T21:44:00Z">
            <w:rPr>
              <w:i/>
              <w:iCs/>
              <w:lang w:val="en-US"/>
            </w:rPr>
          </w:rPrChange>
        </w:rPr>
        <w:t>Table 1 illustrates which labels were the most associated with the Alta-controversy during these first four years.</w:t>
      </w:r>
    </w:p>
    <w:p w14:paraId="7E114806" w14:textId="77777777" w:rsidR="00091616" w:rsidRPr="00E54CDD" w:rsidRDefault="00091616" w:rsidP="00091616">
      <w:pPr>
        <w:rPr>
          <w:i/>
          <w:iCs/>
          <w:lang w:val="en-GB"/>
          <w:rPrChange w:id="1325" w:author="Vetle Lars Wisløff Sandring" w:date="2023-11-30T21:44:00Z">
            <w:rPr>
              <w:i/>
              <w:iCs/>
              <w:lang w:val="en-US"/>
            </w:rPr>
          </w:rPrChange>
        </w:rPr>
      </w:pPr>
    </w:p>
    <w:p w14:paraId="6F202B59" w14:textId="7C6DC286" w:rsidR="00091616" w:rsidRPr="00E54CDD" w:rsidRDefault="00091616" w:rsidP="00563CDA">
      <w:pPr>
        <w:rPr>
          <w:lang w:val="en-GB"/>
          <w:rPrChange w:id="1326" w:author="Vetle Lars Wisløff Sandring" w:date="2023-11-30T21:44:00Z">
            <w:rPr>
              <w:lang w:val="en-US"/>
            </w:rPr>
          </w:rPrChange>
        </w:rPr>
      </w:pPr>
      <w:r w:rsidRPr="00E54CDD">
        <w:rPr>
          <w:lang w:val="en-GB"/>
          <w:rPrChange w:id="1327" w:author="Vetle Lars Wisløff Sandring" w:date="2023-11-30T21:44:00Z">
            <w:rPr>
              <w:b/>
              <w:bCs/>
              <w:lang w:val="en-US"/>
            </w:rPr>
          </w:rPrChange>
        </w:rPr>
        <w:t>These tables enable us to see which of our fifty or, so labels were describing some characteristics on the sentences across different years. That “rettsak” is the top-scoring label in this period can be explained by the fact that there were several trials in 1983 that were related to the Alta-controversy.</w:t>
      </w:r>
      <w:r w:rsidRPr="00E54CDD">
        <w:rPr>
          <w:lang w:val="en-GB"/>
          <w:rPrChange w:id="1328" w:author="Vetle Lars Wisløff Sandring" w:date="2023-11-30T21:44:00Z">
            <w:rPr>
              <w:lang w:val="en-US"/>
            </w:rPr>
          </w:rPrChange>
        </w:rPr>
        <w:t xml:space="preserve"> </w:t>
      </w:r>
      <w:ins w:id="1329" w:author="Vetle Lars Wisløff Sandring" w:date="2023-11-30T21:08:00Z">
        <w:r w:rsidR="00F57A06" w:rsidRPr="00E54CDD">
          <w:rPr>
            <w:lang w:val="en-GB"/>
          </w:rPr>
          <w:t xml:space="preserve">It is also a strong indication that this methodology </w:t>
        </w:r>
      </w:ins>
      <w:ins w:id="1330" w:author="Vetle Lars Wisløff Sandring" w:date="2023-11-30T21:09:00Z">
        <w:r w:rsidR="00F57A06" w:rsidRPr="00E54CDD">
          <w:rPr>
            <w:lang w:val="en-GB"/>
          </w:rPr>
          <w:t>can</w:t>
        </w:r>
      </w:ins>
      <w:ins w:id="1331" w:author="Vetle Lars Wisløff Sandring" w:date="2023-11-30T21:08:00Z">
        <w:r w:rsidR="00F57A06" w:rsidRPr="00E54CDD">
          <w:rPr>
            <w:lang w:val="en-GB"/>
          </w:rPr>
          <w:t xml:space="preserve"> detect some larger trends.</w:t>
        </w:r>
      </w:ins>
      <w:ins w:id="1332" w:author="Vetle Lars Wisløff Sandring" w:date="2023-11-30T21:09:00Z">
        <w:r w:rsidR="00F57A06" w:rsidRPr="00E54CDD">
          <w:rPr>
            <w:lang w:val="en-GB"/>
          </w:rPr>
          <w:t xml:space="preserve"> </w:t>
        </w:r>
      </w:ins>
      <w:del w:id="1333" w:author="Vetle Lars Wisløff Sandring" w:date="2023-11-30T21:06:00Z">
        <w:r w:rsidRPr="00E54CDD" w:rsidDel="00A202C4">
          <w:rPr>
            <w:lang w:val="en-GB"/>
            <w:rPrChange w:id="1334" w:author="Vetle Lars Wisløff Sandring" w:date="2023-11-30T21:44:00Z">
              <w:rPr>
                <w:lang w:val="en-US"/>
              </w:rPr>
            </w:rPrChange>
          </w:rPr>
          <w:delText xml:space="preserve">For the sceptics among you, this </w:delText>
        </w:r>
      </w:del>
      <w:del w:id="1335" w:author="Vetle Lars Wisløff Sandring" w:date="2023-11-30T21:07:00Z">
        <w:r w:rsidRPr="00E54CDD" w:rsidDel="00C27428">
          <w:rPr>
            <w:lang w:val="en-GB"/>
            <w:rPrChange w:id="1336" w:author="Vetle Lars Wisløff Sandring" w:date="2023-11-30T21:44:00Z">
              <w:rPr>
                <w:lang w:val="en-US"/>
              </w:rPr>
            </w:rPrChange>
          </w:rPr>
          <w:delText>indicate that our labels are indeed on to something</w:delText>
        </w:r>
        <w:r w:rsidRPr="00E54CDD" w:rsidDel="00A202C4">
          <w:rPr>
            <w:lang w:val="en-GB"/>
            <w:rPrChange w:id="1337" w:author="Vetle Lars Wisløff Sandring" w:date="2023-11-30T21:44:00Z">
              <w:rPr>
                <w:lang w:val="en-US"/>
              </w:rPr>
            </w:rPrChange>
          </w:rPr>
          <w:delText xml:space="preserve">, and not just meaningless numbers thrown into a computational void. </w:delText>
        </w:r>
      </w:del>
      <w:r w:rsidRPr="00E54CDD">
        <w:rPr>
          <w:lang w:val="en-GB"/>
          <w:rPrChange w:id="1338" w:author="Vetle Lars Wisløff Sandring" w:date="2023-11-30T21:44:00Z">
            <w:rPr>
              <w:lang w:val="en-US"/>
            </w:rPr>
          </w:rPrChange>
        </w:rPr>
        <w:t>The most prominent of these was the trial against the four leaders of the “Folkeaksjonen”, where they were they condemned for insurrection.</w:t>
      </w:r>
    </w:p>
    <w:p w14:paraId="73A9C6EB" w14:textId="77777777" w:rsidR="00091616" w:rsidRPr="00E54CDD" w:rsidRDefault="00091616" w:rsidP="00091616">
      <w:pPr>
        <w:rPr>
          <w:lang w:val="en-GB"/>
          <w:rPrChange w:id="1339" w:author="Vetle Lars Wisløff Sandring" w:date="2023-11-30T21:44:00Z">
            <w:rPr>
              <w:lang w:val="en-US"/>
            </w:rPr>
          </w:rPrChange>
        </w:rPr>
      </w:pPr>
    </w:p>
    <w:p w14:paraId="402BEEA4" w14:textId="60406B5F" w:rsidR="00091616" w:rsidRPr="00E54CDD" w:rsidRDefault="00091616" w:rsidP="00563CDA">
      <w:pPr>
        <w:rPr>
          <w:lang w:val="en-GB"/>
          <w:rPrChange w:id="1340" w:author="Vetle Lars Wisløff Sandring" w:date="2023-11-30T21:44:00Z">
            <w:rPr>
              <w:lang w:val="en-US"/>
            </w:rPr>
          </w:rPrChange>
        </w:rPr>
      </w:pPr>
      <w:r w:rsidRPr="00E54CDD">
        <w:rPr>
          <w:lang w:val="en-GB"/>
          <w:rPrChange w:id="1341" w:author="Vetle Lars Wisløff Sandring" w:date="2023-11-30T21:44:00Z">
            <w:rPr>
              <w:b/>
              <w:bCs/>
              <w:lang w:val="en-US"/>
            </w:rPr>
          </w:rPrChange>
        </w:rPr>
        <w:t xml:space="preserve">While the trials found the members and leaders of “Folkeaksjonen” guilty of insurrection, we find no indication that these convictions changed the narrative framing of the Alta-controversy in the newspapers. While Edy calls trials, </w:t>
      </w:r>
      <w:del w:id="1342" w:author="Vetle Lars Wisløff Sandring" w:date="2023-11-30T21:13:00Z">
        <w:r w:rsidRPr="00E54CDD" w:rsidDel="00F57A06">
          <w:rPr>
            <w:lang w:val="en-GB"/>
            <w:rPrChange w:id="1343" w:author="Vetle Lars Wisløff Sandring" w:date="2023-11-30T21:44:00Z">
              <w:rPr>
                <w:b/>
                <w:bCs/>
                <w:lang w:val="en-US"/>
              </w:rPr>
            </w:rPrChange>
          </w:rPr>
          <w:delText>commissions</w:delText>
        </w:r>
      </w:del>
      <w:ins w:id="1344" w:author="Vetle Lars Wisløff Sandring" w:date="2023-11-30T21:13:00Z">
        <w:r w:rsidR="00F57A06" w:rsidRPr="00E54CDD">
          <w:rPr>
            <w:lang w:val="en-GB"/>
          </w:rPr>
          <w:t>commissions,</w:t>
        </w:r>
      </w:ins>
      <w:r w:rsidRPr="00E54CDD">
        <w:rPr>
          <w:lang w:val="en-GB"/>
          <w:rPrChange w:id="1345" w:author="Vetle Lars Wisløff Sandring" w:date="2023-11-30T21:44:00Z">
            <w:rPr>
              <w:b/>
              <w:bCs/>
              <w:lang w:val="en-US"/>
            </w:rPr>
          </w:rPrChange>
        </w:rPr>
        <w:t xml:space="preserve"> and policy changes </w:t>
      </w:r>
      <w:del w:id="1346" w:author="Vetle Lars Wisløff Sandring" w:date="2023-11-30T21:13:00Z">
        <w:r w:rsidRPr="00E54CDD" w:rsidDel="00F57A06">
          <w:rPr>
            <w:lang w:val="en-GB"/>
            <w:rPrChange w:id="1347" w:author="Vetle Lars Wisløff Sandring" w:date="2023-11-30T21:44:00Z">
              <w:rPr>
                <w:b/>
                <w:bCs/>
                <w:lang w:val="en-US"/>
              </w:rPr>
            </w:rPrChange>
          </w:rPr>
          <w:delText xml:space="preserve">for </w:delText>
        </w:r>
      </w:del>
      <w:r w:rsidRPr="00E54CDD">
        <w:rPr>
          <w:lang w:val="en-GB"/>
          <w:rPrChange w:id="1348" w:author="Vetle Lars Wisløff Sandring" w:date="2023-11-30T21:44:00Z">
            <w:rPr>
              <w:b/>
              <w:bCs/>
              <w:lang w:val="en-US"/>
            </w:rPr>
          </w:rPrChange>
        </w:rPr>
        <w:t xml:space="preserve">“redressive acts” where the political elite attempts to give new meanings to conflicts, these often fail for </w:t>
      </w:r>
      <w:del w:id="1349" w:author="Vetle Lars Wisløff Sandring" w:date="2023-11-30T21:13:00Z">
        <w:r w:rsidRPr="00E54CDD" w:rsidDel="00F57A06">
          <w:rPr>
            <w:lang w:val="en-GB"/>
            <w:rPrChange w:id="1350" w:author="Vetle Lars Wisløff Sandring" w:date="2023-11-30T21:44:00Z">
              <w:rPr>
                <w:b/>
                <w:bCs/>
                <w:lang w:val="en-US"/>
              </w:rPr>
            </w:rPrChange>
          </w:rPr>
          <w:delText>a number of</w:delText>
        </w:r>
      </w:del>
      <w:ins w:id="1351" w:author="Vetle Lars Wisløff Sandring" w:date="2023-11-30T21:13:00Z">
        <w:r w:rsidR="00F57A06" w:rsidRPr="00E54CDD">
          <w:rPr>
            <w:lang w:val="en-GB"/>
          </w:rPr>
          <w:t>several</w:t>
        </w:r>
      </w:ins>
      <w:r w:rsidRPr="00E54CDD">
        <w:rPr>
          <w:lang w:val="en-GB"/>
          <w:rPrChange w:id="1352" w:author="Vetle Lars Wisløff Sandring" w:date="2023-11-30T21:44:00Z">
            <w:rPr>
              <w:b/>
              <w:bCs/>
              <w:lang w:val="en-US"/>
            </w:rPr>
          </w:rPrChange>
        </w:rPr>
        <w:t xml:space="preserve"> reasons.</w:t>
      </w:r>
      <w:r w:rsidRPr="00E54CDD">
        <w:rPr>
          <w:vertAlign w:val="superscript"/>
          <w:lang w:val="en-GB"/>
          <w:rPrChange w:id="1353" w:author="Vetle Lars Wisløff Sandring" w:date="2023-11-30T21:44:00Z">
            <w:rPr>
              <w:b/>
              <w:bCs/>
              <w:vertAlign w:val="superscript"/>
              <w:lang w:val="en-US"/>
            </w:rPr>
          </w:rPrChange>
        </w:rPr>
        <w:footnoteReference w:id="39"/>
      </w:r>
      <w:r w:rsidRPr="00E54CDD">
        <w:rPr>
          <w:lang w:val="en-GB"/>
          <w:rPrChange w:id="1364" w:author="Vetle Lars Wisløff Sandring" w:date="2023-11-30T21:44:00Z">
            <w:rPr>
              <w:lang w:val="en-US"/>
            </w:rPr>
          </w:rPrChange>
        </w:rPr>
        <w:t xml:space="preserve"> If trials are to be successful in given new meaning to the conflicts, this depends on the legitimacy of the court. While the court system in Norway generally enjoys great trust in the population, it appears that the prosecution of Folkeaksjonen as </w:t>
      </w:r>
      <w:r w:rsidRPr="00E54CDD">
        <w:rPr>
          <w:i/>
          <w:iCs/>
          <w:lang w:val="en-GB"/>
          <w:rPrChange w:id="1365" w:author="Vetle Lars Wisløff Sandring" w:date="2023-11-30T21:44:00Z">
            <w:rPr>
              <w:i/>
              <w:iCs/>
              <w:lang w:val="en-US"/>
            </w:rPr>
          </w:rPrChange>
        </w:rPr>
        <w:t>insurrection</w:t>
      </w:r>
      <w:r w:rsidRPr="00E54CDD">
        <w:rPr>
          <w:lang w:val="en-GB"/>
          <w:rPrChange w:id="1366" w:author="Vetle Lars Wisløff Sandring" w:date="2023-11-30T21:44:00Z">
            <w:rPr>
              <w:lang w:val="en-US"/>
            </w:rPr>
          </w:rPrChange>
        </w:rPr>
        <w:t xml:space="preserve"> appeared exaggerated, considering the non-violent nature of the protests. This is illustrated in newspapers by putting the indictment in quotation marks and creating allegories to the previous time which the paragraph was used during the inter-war period on labour union leaders, as these individuals emerged as prominent politicians after the Second World War.</w:t>
      </w:r>
      <w:r w:rsidRPr="00E54CDD">
        <w:rPr>
          <w:vertAlign w:val="superscript"/>
          <w:lang w:val="en-GB"/>
          <w:rPrChange w:id="1367" w:author="Vetle Lars Wisløff Sandring" w:date="2023-11-30T21:44:00Z">
            <w:rPr>
              <w:vertAlign w:val="superscript"/>
              <w:lang w:val="en-US"/>
            </w:rPr>
          </w:rPrChange>
        </w:rPr>
        <w:footnoteReference w:id="40"/>
      </w:r>
      <w:r w:rsidRPr="00E54CDD">
        <w:rPr>
          <w:lang w:val="en-GB"/>
          <w:rPrChange w:id="1371" w:author="Vetle Lars Wisløff Sandring" w:date="2023-11-30T21:44:00Z">
            <w:rPr>
              <w:lang w:val="en-US"/>
            </w:rPr>
          </w:rPrChange>
        </w:rPr>
        <w:t xml:space="preserve"> In this sense, the leaders of “Folkeaksjonen” are framed as morally superior to the authorities and ahead of their time, while the authorities, on the contrary, seem reactionary, and the verdict is interpreted as another example of the use of excessive force.</w:t>
      </w:r>
      <w:ins w:id="1372" w:author="Vetle Lars Wisløff Sandring" w:date="2023-11-30T21:12:00Z">
        <w:r w:rsidR="00F57A06" w:rsidRPr="00E54CDD">
          <w:rPr>
            <w:lang w:val="en-GB"/>
          </w:rPr>
          <w:t xml:space="preserve"> </w:t>
        </w:r>
      </w:ins>
      <w:del w:id="1373" w:author="Vetle Lars Wisløff Sandring" w:date="2023-11-30T21:12:00Z">
        <w:r w:rsidRPr="00E54CDD" w:rsidDel="00F57A06">
          <w:rPr>
            <w:lang w:val="en-GB"/>
            <w:rPrChange w:id="1374" w:author="Vetle Lars Wisløff Sandring" w:date="2023-11-30T21:44:00Z">
              <w:rPr>
                <w:lang w:val="en-US"/>
              </w:rPr>
            </w:rPrChange>
          </w:rPr>
          <w:delText xml:space="preserve">  .</w:delText>
        </w:r>
      </w:del>
      <w:del w:id="1375" w:author="Vetle Lars Wisløff Sandring" w:date="2023-11-30T21:13:00Z">
        <w:r w:rsidRPr="00E54CDD" w:rsidDel="00F57A06">
          <w:rPr>
            <w:lang w:val="en-GB"/>
            <w:rPrChange w:id="1376" w:author="Vetle Lars Wisløff Sandring" w:date="2023-11-30T21:44:00Z">
              <w:rPr>
                <w:lang w:val="en-US"/>
              </w:rPr>
            </w:rPrChange>
          </w:rPr>
          <w:delText xml:space="preserve"> </w:delText>
        </w:r>
      </w:del>
      <w:r w:rsidRPr="00E54CDD">
        <w:rPr>
          <w:lang w:val="en-GB"/>
          <w:rPrChange w:id="1377" w:author="Vetle Lars Wisløff Sandring" w:date="2023-11-30T21:44:00Z">
            <w:rPr>
              <w:lang w:val="en-US"/>
            </w:rPr>
          </w:rPrChange>
        </w:rPr>
        <w:t xml:space="preserve">If trials are “redressive acts” as Edy claims, in the case of the Alta-controversy, not only did it fail </w:t>
      </w:r>
      <w:r w:rsidRPr="00E54CDD">
        <w:rPr>
          <w:lang w:val="en-GB"/>
          <w:rPrChange w:id="1378" w:author="Vetle Lars Wisløff Sandring" w:date="2023-11-30T21:44:00Z">
            <w:rPr>
              <w:lang w:val="en-US"/>
            </w:rPr>
          </w:rPrChange>
        </w:rPr>
        <w:lastRenderedPageBreak/>
        <w:t xml:space="preserve">establishing the authority’s narrative of the event, but the trials additionally had a </w:t>
      </w:r>
      <w:del w:id="1379" w:author="Vetle Lars Wisløff Sandring" w:date="2023-11-30T21:14:00Z">
        <w:r w:rsidRPr="00E54CDD" w:rsidDel="00F57A06">
          <w:rPr>
            <w:lang w:val="en-GB"/>
            <w:rPrChange w:id="1380" w:author="Vetle Lars Wisløff Sandring" w:date="2023-11-30T21:44:00Z">
              <w:rPr>
                <w:lang w:val="en-US"/>
              </w:rPr>
            </w:rPrChange>
          </w:rPr>
          <w:delText>contraproductive</w:delText>
        </w:r>
      </w:del>
      <w:ins w:id="1381" w:author="Vetle Lars Wisløff Sandring" w:date="2023-11-30T21:14:00Z">
        <w:r w:rsidR="00F57A06" w:rsidRPr="00E54CDD">
          <w:rPr>
            <w:lang w:val="en-GB"/>
          </w:rPr>
          <w:t>contra productive</w:t>
        </w:r>
      </w:ins>
      <w:r w:rsidRPr="00E54CDD">
        <w:rPr>
          <w:lang w:val="en-GB"/>
          <w:rPrChange w:id="1382" w:author="Vetle Lars Wisløff Sandring" w:date="2023-11-30T21:44:00Z">
            <w:rPr>
              <w:lang w:val="en-US"/>
            </w:rPr>
          </w:rPrChange>
        </w:rPr>
        <w:t xml:space="preserve"> effect, further undermining their view of the event. This is furthermore reflected by the labels shown in table 1, which emphasize the excessiveness of the authorities. </w:t>
      </w:r>
      <w:ins w:id="1383" w:author="Vetle Lars Wisløff Sandring" w:date="2023-11-30T21:14:00Z">
        <w:r w:rsidR="00F57A06" w:rsidRPr="00E54CDD">
          <w:rPr>
            <w:lang w:val="en-GB"/>
          </w:rPr>
          <w:t xml:space="preserve">It also calls into question the </w:t>
        </w:r>
      </w:ins>
      <w:ins w:id="1384" w:author="Vetle Lars Wisløff Sandring" w:date="2023-11-30T21:15:00Z">
        <w:r w:rsidR="00F57A06" w:rsidRPr="00E54CDD">
          <w:rPr>
            <w:lang w:val="en-GB"/>
          </w:rPr>
          <w:t>political</w:t>
        </w:r>
      </w:ins>
      <w:ins w:id="1385" w:author="Vetle Lars Wisløff Sandring" w:date="2023-11-30T21:14:00Z">
        <w:r w:rsidR="00F57A06" w:rsidRPr="00E54CDD">
          <w:rPr>
            <w:lang w:val="en-GB"/>
          </w:rPr>
          <w:t xml:space="preserve"> </w:t>
        </w:r>
      </w:ins>
      <w:ins w:id="1386" w:author="Vetle Lars Wisløff Sandring" w:date="2023-11-30T21:29:00Z">
        <w:r w:rsidR="00E060C0" w:rsidRPr="00E54CDD">
          <w:rPr>
            <w:lang w:val="en-GB"/>
          </w:rPr>
          <w:t>elites’</w:t>
        </w:r>
      </w:ins>
      <w:ins w:id="1387" w:author="Vetle Lars Wisløff Sandring" w:date="2023-11-30T21:14:00Z">
        <w:r w:rsidR="00F57A06" w:rsidRPr="00E54CDD">
          <w:rPr>
            <w:lang w:val="en-GB"/>
          </w:rPr>
          <w:t xml:space="preserve"> ability to </w:t>
        </w:r>
      </w:ins>
      <w:ins w:id="1388" w:author="Vetle Lars Wisløff Sandring" w:date="2023-11-30T21:15:00Z">
        <w:r w:rsidR="00F57A06" w:rsidRPr="00E54CDD">
          <w:rPr>
            <w:lang w:val="en-GB"/>
          </w:rPr>
          <w:t>reframe</w:t>
        </w:r>
      </w:ins>
      <w:ins w:id="1389" w:author="Vetle Lars Wisløff Sandring" w:date="2023-11-30T21:14:00Z">
        <w:r w:rsidR="00F57A06" w:rsidRPr="00E54CDD">
          <w:rPr>
            <w:lang w:val="en-GB"/>
          </w:rPr>
          <w:t xml:space="preserve"> </w:t>
        </w:r>
      </w:ins>
      <w:ins w:id="1390" w:author="Vetle Lars Wisløff Sandring" w:date="2023-11-30T21:15:00Z">
        <w:r w:rsidR="00F57A06" w:rsidRPr="00E54CDD">
          <w:rPr>
            <w:lang w:val="en-GB"/>
          </w:rPr>
          <w:t>the memory of events as they intended.</w:t>
        </w:r>
      </w:ins>
    </w:p>
    <w:p w14:paraId="706EE669" w14:textId="77777777" w:rsidR="00091616" w:rsidRPr="00E54CDD" w:rsidRDefault="00091616" w:rsidP="00091616">
      <w:pPr>
        <w:rPr>
          <w:lang w:val="en-GB"/>
          <w:rPrChange w:id="1391" w:author="Vetle Lars Wisløff Sandring" w:date="2023-11-30T21:44:00Z">
            <w:rPr>
              <w:lang w:val="en-US"/>
            </w:rPr>
          </w:rPrChange>
        </w:rPr>
      </w:pPr>
    </w:p>
    <w:p w14:paraId="698A4C5E" w14:textId="174EC515" w:rsidR="00091616" w:rsidRPr="00563CDA" w:rsidRDefault="00091616" w:rsidP="00563CDA">
      <w:pPr>
        <w:rPr>
          <w:lang w:val="en-GB"/>
          <w:rPrChange w:id="1392" w:author="Vetle Lars Wisløff Sandring" w:date="2023-11-30T21:44:00Z">
            <w:rPr>
              <w:lang w:val="en-US"/>
            </w:rPr>
          </w:rPrChange>
        </w:rPr>
      </w:pPr>
      <w:r w:rsidRPr="00563CDA">
        <w:rPr>
          <w:lang w:val="en-GB"/>
          <w:rPrChange w:id="1393" w:author="Vetle Lars Wisløff Sandring" w:date="2023-11-30T21:44:00Z">
            <w:rPr>
              <w:lang w:val="en-US"/>
            </w:rPr>
          </w:rPrChange>
        </w:rPr>
        <w:t xml:space="preserve">Another event that had the potential to significantly alter the framing of the Alta-controversy was the </w:t>
      </w:r>
      <w:del w:id="1394" w:author="Vetle Lars Wisløff Sandring" w:date="2023-11-30T21:25:00Z">
        <w:r w:rsidRPr="00563CDA" w:rsidDel="00E060C0">
          <w:rPr>
            <w:lang w:val="en-GB"/>
            <w:rPrChange w:id="1395" w:author="Vetle Lars Wisløff Sandring" w:date="2023-11-30T21:44:00Z">
              <w:rPr>
                <w:lang w:val="en-US"/>
              </w:rPr>
            </w:rPrChange>
          </w:rPr>
          <w:delText>Sami</w:delText>
        </w:r>
      </w:del>
      <w:ins w:id="1396" w:author="Vetle Lars Wisløff Sandring" w:date="2023-11-30T21:25:00Z">
        <w:r w:rsidR="00E060C0" w:rsidRPr="00563CDA">
          <w:rPr>
            <w:lang w:val="en-GB"/>
          </w:rPr>
          <w:t>Sámi</w:t>
        </w:r>
      </w:ins>
      <w:r w:rsidRPr="00563CDA">
        <w:rPr>
          <w:lang w:val="en-GB"/>
          <w:rPrChange w:id="1397" w:author="Vetle Lars Wisløff Sandring" w:date="2023-11-30T21:44:00Z">
            <w:rPr>
              <w:lang w:val="en-US"/>
            </w:rPr>
          </w:rPrChange>
        </w:rPr>
        <w:t xml:space="preserve"> Commission report of 1984.</w:t>
      </w:r>
      <w:r w:rsidRPr="00563CDA">
        <w:rPr>
          <w:vertAlign w:val="superscript"/>
          <w:lang w:val="en-GB"/>
          <w:rPrChange w:id="1398" w:author="Vetle Lars Wisløff Sandring" w:date="2023-11-30T21:44:00Z">
            <w:rPr>
              <w:vertAlign w:val="superscript"/>
              <w:lang w:val="en-US"/>
            </w:rPr>
          </w:rPrChange>
        </w:rPr>
        <w:footnoteReference w:id="41"/>
      </w:r>
      <w:r w:rsidRPr="00563CDA">
        <w:rPr>
          <w:lang w:val="en-GB"/>
          <w:rPrChange w:id="1402" w:author="Vetle Lars Wisløff Sandring" w:date="2023-11-30T21:44:00Z">
            <w:rPr>
              <w:lang w:val="en-US"/>
            </w:rPr>
          </w:rPrChange>
        </w:rPr>
        <w:t xml:space="preserve"> This commission was </w:t>
      </w:r>
      <w:del w:id="1403" w:author="Vetle Lars Wisløff Sandring" w:date="2023-11-30T21:18:00Z">
        <w:r w:rsidRPr="00563CDA" w:rsidDel="00EB335A">
          <w:rPr>
            <w:lang w:val="en-GB"/>
            <w:rPrChange w:id="1404" w:author="Vetle Lars Wisløff Sandring" w:date="2023-11-30T21:44:00Z">
              <w:rPr>
                <w:lang w:val="en-US"/>
              </w:rPr>
            </w:rPrChange>
          </w:rPr>
          <w:delText>put down</w:delText>
        </w:r>
      </w:del>
      <w:ins w:id="1405" w:author="Vetle Lars Wisløff Sandring" w:date="2023-11-30T21:18:00Z">
        <w:r w:rsidR="00EB335A" w:rsidRPr="00563CDA">
          <w:rPr>
            <w:lang w:val="en-GB"/>
          </w:rPr>
          <w:t>created</w:t>
        </w:r>
      </w:ins>
      <w:r w:rsidRPr="00563CDA">
        <w:rPr>
          <w:lang w:val="en-GB"/>
          <w:rPrChange w:id="1406" w:author="Vetle Lars Wisløff Sandring" w:date="2023-11-30T21:44:00Z">
            <w:rPr>
              <w:lang w:val="en-US"/>
            </w:rPr>
          </w:rPrChange>
        </w:rPr>
        <w:t xml:space="preserve"> as a response to the hunger strikes of 1979 to investigate the question of </w:t>
      </w:r>
      <w:del w:id="1407" w:author="Vetle Lars Wisløff Sandring" w:date="2023-11-30T21:25:00Z">
        <w:r w:rsidRPr="00563CDA" w:rsidDel="00E060C0">
          <w:rPr>
            <w:lang w:val="en-GB"/>
            <w:rPrChange w:id="1408" w:author="Vetle Lars Wisløff Sandring" w:date="2023-11-30T21:44:00Z">
              <w:rPr>
                <w:lang w:val="en-US"/>
              </w:rPr>
            </w:rPrChange>
          </w:rPr>
          <w:delText>Sami</w:delText>
        </w:r>
      </w:del>
      <w:ins w:id="1409" w:author="Vetle Lars Wisløff Sandring" w:date="2023-11-30T21:25:00Z">
        <w:r w:rsidR="00E060C0" w:rsidRPr="00563CDA">
          <w:rPr>
            <w:lang w:val="en-GB"/>
          </w:rPr>
          <w:t>Sámi</w:t>
        </w:r>
      </w:ins>
      <w:r w:rsidRPr="00563CDA">
        <w:rPr>
          <w:lang w:val="en-GB"/>
          <w:rPrChange w:id="1410" w:author="Vetle Lars Wisløff Sandring" w:date="2023-11-30T21:44:00Z">
            <w:rPr>
              <w:lang w:val="en-US"/>
            </w:rPr>
          </w:rPrChange>
        </w:rPr>
        <w:t xml:space="preserve">'s rights. </w:t>
      </w:r>
      <w:r w:rsidRPr="00563CDA">
        <w:rPr>
          <w:lang w:val="en-GB"/>
          <w:rPrChange w:id="1411" w:author="Vetle Lars Wisløff Sandring" w:date="2023-11-30T21:44:00Z">
            <w:rPr>
              <w:b/>
              <w:bCs/>
              <w:lang w:val="en-US"/>
            </w:rPr>
          </w:rPrChange>
        </w:rPr>
        <w:t xml:space="preserve">However, the report was not followed by the </w:t>
      </w:r>
      <w:del w:id="1412" w:author="Vetle Lars Wisløff Sandring" w:date="2023-11-30T21:25:00Z">
        <w:r w:rsidRPr="00563CDA" w:rsidDel="00E060C0">
          <w:rPr>
            <w:lang w:val="en-GB"/>
            <w:rPrChange w:id="1413" w:author="Vetle Lars Wisløff Sandring" w:date="2023-11-30T21:44:00Z">
              <w:rPr>
                <w:b/>
                <w:bCs/>
                <w:lang w:val="en-US"/>
              </w:rPr>
            </w:rPrChange>
          </w:rPr>
          <w:delText>Sami</w:delText>
        </w:r>
      </w:del>
      <w:ins w:id="1414" w:author="Vetle Lars Wisløff Sandring" w:date="2023-11-30T21:25:00Z">
        <w:r w:rsidR="00E060C0" w:rsidRPr="00563CDA">
          <w:rPr>
            <w:lang w:val="en-GB"/>
          </w:rPr>
          <w:t>Sámi</w:t>
        </w:r>
      </w:ins>
      <w:r w:rsidRPr="00563CDA">
        <w:rPr>
          <w:lang w:val="en-GB"/>
          <w:rPrChange w:id="1415" w:author="Vetle Lars Wisløff Sandring" w:date="2023-11-30T21:44:00Z">
            <w:rPr>
              <w:b/>
              <w:bCs/>
              <w:lang w:val="en-US"/>
            </w:rPr>
          </w:rPrChange>
        </w:rPr>
        <w:t xml:space="preserve"> perspective becoming the leading frame of interpretation of the Alta-controversy in the years following the event.</w:t>
      </w:r>
      <w:r w:rsidRPr="00563CDA">
        <w:rPr>
          <w:lang w:val="en-GB"/>
          <w:rPrChange w:id="1416" w:author="Vetle Lars Wisløff Sandring" w:date="2023-11-30T21:44:00Z">
            <w:rPr>
              <w:lang w:val="en-US"/>
            </w:rPr>
          </w:rPrChange>
        </w:rPr>
        <w:t xml:space="preserve"> While there was a small rise in the </w:t>
      </w:r>
      <w:del w:id="1417" w:author="Vetle Lars Wisløff Sandring" w:date="2023-11-30T21:25:00Z">
        <w:r w:rsidRPr="00563CDA" w:rsidDel="00E060C0">
          <w:rPr>
            <w:lang w:val="en-GB"/>
            <w:rPrChange w:id="1418" w:author="Vetle Lars Wisløff Sandring" w:date="2023-11-30T21:44:00Z">
              <w:rPr>
                <w:lang w:val="en-US"/>
              </w:rPr>
            </w:rPrChange>
          </w:rPr>
          <w:delText>Sami</w:delText>
        </w:r>
      </w:del>
      <w:ins w:id="1419" w:author="Vetle Lars Wisløff Sandring" w:date="2023-11-30T21:25:00Z">
        <w:r w:rsidR="00E060C0" w:rsidRPr="00563CDA">
          <w:rPr>
            <w:lang w:val="en-GB"/>
          </w:rPr>
          <w:t>Sámi</w:t>
        </w:r>
      </w:ins>
      <w:r w:rsidRPr="00563CDA">
        <w:rPr>
          <w:lang w:val="en-GB"/>
          <w:rPrChange w:id="1420" w:author="Vetle Lars Wisløff Sandring" w:date="2023-11-30T21:44:00Z">
            <w:rPr>
              <w:lang w:val="en-US"/>
            </w:rPr>
          </w:rPrChange>
        </w:rPr>
        <w:t xml:space="preserve"> perspective framings in 1984, as seen in Figure 2, a closer inspection showed that  these were mostly related to the screening of a </w:t>
      </w:r>
      <w:del w:id="1421" w:author="Vetle Lars Wisløff Sandring" w:date="2023-11-30T21:25:00Z">
        <w:r w:rsidRPr="00563CDA" w:rsidDel="00E060C0">
          <w:rPr>
            <w:lang w:val="en-GB"/>
            <w:rPrChange w:id="1422" w:author="Vetle Lars Wisløff Sandring" w:date="2023-11-30T21:44:00Z">
              <w:rPr>
                <w:lang w:val="en-US"/>
              </w:rPr>
            </w:rPrChange>
          </w:rPr>
          <w:delText>Sami</w:delText>
        </w:r>
      </w:del>
      <w:ins w:id="1423" w:author="Vetle Lars Wisløff Sandring" w:date="2023-11-30T21:25:00Z">
        <w:r w:rsidR="00E060C0" w:rsidRPr="00563CDA">
          <w:rPr>
            <w:lang w:val="en-GB"/>
          </w:rPr>
          <w:t>Sámi</w:t>
        </w:r>
      </w:ins>
      <w:r w:rsidRPr="00563CDA">
        <w:rPr>
          <w:lang w:val="en-GB"/>
          <w:rPrChange w:id="1424" w:author="Vetle Lars Wisløff Sandring" w:date="2023-11-30T21:44:00Z">
            <w:rPr>
              <w:lang w:val="en-US"/>
            </w:rPr>
          </w:rPrChange>
        </w:rPr>
        <w:t xml:space="preserve"> documentary the same year.</w:t>
      </w:r>
      <w:r w:rsidRPr="00563CDA">
        <w:rPr>
          <w:vertAlign w:val="superscript"/>
          <w:lang w:val="en-GB"/>
          <w:rPrChange w:id="1425" w:author="Vetle Lars Wisløff Sandring" w:date="2023-11-30T21:44:00Z">
            <w:rPr>
              <w:vertAlign w:val="superscript"/>
              <w:lang w:val="en-US"/>
            </w:rPr>
          </w:rPrChange>
        </w:rPr>
        <w:footnoteReference w:id="42"/>
      </w:r>
      <w:r w:rsidRPr="00563CDA">
        <w:rPr>
          <w:lang w:val="en-GB"/>
          <w:rPrChange w:id="1431" w:author="Vetle Lars Wisløff Sandring" w:date="2023-11-30T21:44:00Z">
            <w:rPr>
              <w:lang w:val="en-US"/>
            </w:rPr>
          </w:rPrChange>
        </w:rPr>
        <w:t xml:space="preserve"> While the proposition of the committee included major expansions for </w:t>
      </w:r>
      <w:del w:id="1432" w:author="Vetle Lars Wisløff Sandring" w:date="2023-11-30T21:25:00Z">
        <w:r w:rsidRPr="00563CDA" w:rsidDel="00E060C0">
          <w:rPr>
            <w:lang w:val="en-GB"/>
            <w:rPrChange w:id="1433" w:author="Vetle Lars Wisløff Sandring" w:date="2023-11-30T21:44:00Z">
              <w:rPr>
                <w:lang w:val="en-US"/>
              </w:rPr>
            </w:rPrChange>
          </w:rPr>
          <w:delText>Sami</w:delText>
        </w:r>
      </w:del>
      <w:ins w:id="1434" w:author="Vetle Lars Wisløff Sandring" w:date="2023-11-30T21:25:00Z">
        <w:r w:rsidR="00E060C0" w:rsidRPr="00563CDA">
          <w:rPr>
            <w:lang w:val="en-GB"/>
          </w:rPr>
          <w:t>Sámi</w:t>
        </w:r>
      </w:ins>
      <w:r w:rsidRPr="00563CDA">
        <w:rPr>
          <w:lang w:val="en-GB"/>
          <w:rPrChange w:id="1435" w:author="Vetle Lars Wisløff Sandring" w:date="2023-11-30T21:44:00Z">
            <w:rPr>
              <w:lang w:val="en-US"/>
            </w:rPr>
          </w:rPrChange>
        </w:rPr>
        <w:t xml:space="preserve"> political and juridical rights, such as the inclusion of the </w:t>
      </w:r>
      <w:del w:id="1436" w:author="Vetle Lars Wisløff Sandring" w:date="2023-11-30T21:25:00Z">
        <w:r w:rsidRPr="00563CDA" w:rsidDel="00E060C0">
          <w:rPr>
            <w:lang w:val="en-GB"/>
            <w:rPrChange w:id="1437" w:author="Vetle Lars Wisløff Sandring" w:date="2023-11-30T21:44:00Z">
              <w:rPr>
                <w:lang w:val="en-US"/>
              </w:rPr>
            </w:rPrChange>
          </w:rPr>
          <w:delText>Sami</w:delText>
        </w:r>
      </w:del>
      <w:ins w:id="1438" w:author="Vetle Lars Wisløff Sandring" w:date="2023-11-30T21:25:00Z">
        <w:r w:rsidR="00E060C0" w:rsidRPr="00563CDA">
          <w:rPr>
            <w:lang w:val="en-GB"/>
          </w:rPr>
          <w:t>Sámi</w:t>
        </w:r>
      </w:ins>
      <w:r w:rsidRPr="00563CDA">
        <w:rPr>
          <w:lang w:val="en-GB"/>
          <w:rPrChange w:id="1439" w:author="Vetle Lars Wisløff Sandring" w:date="2023-11-30T21:44:00Z">
            <w:rPr>
              <w:lang w:val="en-US"/>
            </w:rPr>
          </w:rPrChange>
        </w:rPr>
        <w:t xml:space="preserve"> minority in the constitution and the establishment of a </w:t>
      </w:r>
      <w:del w:id="1440" w:author="Vetle Lars Wisløff Sandring" w:date="2023-11-30T21:25:00Z">
        <w:r w:rsidRPr="00563CDA" w:rsidDel="00E060C0">
          <w:rPr>
            <w:lang w:val="en-GB"/>
            <w:rPrChange w:id="1441" w:author="Vetle Lars Wisløff Sandring" w:date="2023-11-30T21:44:00Z">
              <w:rPr>
                <w:lang w:val="en-US"/>
              </w:rPr>
            </w:rPrChange>
          </w:rPr>
          <w:delText>Sami</w:delText>
        </w:r>
      </w:del>
      <w:ins w:id="1442" w:author="Vetle Lars Wisløff Sandring" w:date="2023-11-30T21:25:00Z">
        <w:r w:rsidR="00E060C0" w:rsidRPr="00563CDA">
          <w:rPr>
            <w:lang w:val="en-GB"/>
          </w:rPr>
          <w:t>Sámi</w:t>
        </w:r>
      </w:ins>
      <w:r w:rsidRPr="00563CDA">
        <w:rPr>
          <w:lang w:val="en-GB"/>
          <w:rPrChange w:id="1443" w:author="Vetle Lars Wisløff Sandring" w:date="2023-11-30T21:44:00Z">
            <w:rPr>
              <w:lang w:val="en-US"/>
            </w:rPr>
          </w:rPrChange>
        </w:rPr>
        <w:t xml:space="preserve"> Parliament, it was not followed by a major debate on the issue of </w:t>
      </w:r>
      <w:del w:id="1444" w:author="Vetle Lars Wisløff Sandring" w:date="2023-11-30T21:25:00Z">
        <w:r w:rsidRPr="00563CDA" w:rsidDel="00E060C0">
          <w:rPr>
            <w:lang w:val="en-GB"/>
            <w:rPrChange w:id="1445" w:author="Vetle Lars Wisløff Sandring" w:date="2023-11-30T21:44:00Z">
              <w:rPr>
                <w:lang w:val="en-US"/>
              </w:rPr>
            </w:rPrChange>
          </w:rPr>
          <w:delText>Sami</w:delText>
        </w:r>
      </w:del>
      <w:ins w:id="1446" w:author="Vetle Lars Wisløff Sandring" w:date="2023-11-30T21:25:00Z">
        <w:r w:rsidR="00E060C0" w:rsidRPr="00563CDA">
          <w:rPr>
            <w:lang w:val="en-GB"/>
          </w:rPr>
          <w:t>Sámi</w:t>
        </w:r>
      </w:ins>
      <w:r w:rsidRPr="00563CDA">
        <w:rPr>
          <w:lang w:val="en-GB"/>
          <w:rPrChange w:id="1447" w:author="Vetle Lars Wisløff Sandring" w:date="2023-11-30T21:44:00Z">
            <w:rPr>
              <w:lang w:val="en-US"/>
            </w:rPr>
          </w:rPrChange>
        </w:rPr>
        <w:t xml:space="preserve"> rights.</w:t>
      </w:r>
      <w:ins w:id="1448" w:author="Vetle Lars Wisløff Sandring" w:date="2023-11-30T21:20:00Z">
        <w:r w:rsidR="00EB335A" w:rsidRPr="00563CDA">
          <w:rPr>
            <w:rStyle w:val="FootnoteReference"/>
            <w:lang w:val="en-GB"/>
          </w:rPr>
          <w:footnoteReference w:id="43"/>
        </w:r>
      </w:ins>
      <w:r w:rsidRPr="00563CDA">
        <w:rPr>
          <w:lang w:val="en-GB"/>
          <w:rPrChange w:id="1473" w:author="Vetle Lars Wisløff Sandring" w:date="2023-11-30T21:44:00Z">
            <w:rPr>
              <w:lang w:val="en-US"/>
            </w:rPr>
          </w:rPrChange>
        </w:rPr>
        <w:t xml:space="preserve"> This can be explained by the fact that the report merely contained propositions which had to be elaborated to actual laws and policies, and then be passed on by the parliament. In this sense, the uncertainty of the </w:t>
      </w:r>
      <w:r w:rsidRPr="00563CDA">
        <w:rPr>
          <w:i/>
          <w:iCs/>
          <w:lang w:val="en-GB"/>
          <w:rPrChange w:id="1474" w:author="Vetle Lars Wisløff Sandring" w:date="2023-11-30T21:44:00Z">
            <w:rPr>
              <w:i/>
              <w:iCs/>
              <w:lang w:val="en-US"/>
            </w:rPr>
          </w:rPrChange>
        </w:rPr>
        <w:t>outcome</w:t>
      </w:r>
      <w:r w:rsidRPr="00563CDA">
        <w:rPr>
          <w:lang w:val="en-GB"/>
          <w:rPrChange w:id="1475" w:author="Vetle Lars Wisløff Sandring" w:date="2023-11-30T21:44:00Z">
            <w:rPr>
              <w:lang w:val="en-US"/>
            </w:rPr>
          </w:rPrChange>
        </w:rPr>
        <w:t xml:space="preserve"> of these propositions could be the reason that the commission report did not make </w:t>
      </w:r>
      <w:del w:id="1476" w:author="Vetle Lars Wisløff Sandring" w:date="2023-11-30T21:25:00Z">
        <w:r w:rsidRPr="00563CDA" w:rsidDel="00E060C0">
          <w:rPr>
            <w:lang w:val="en-GB"/>
            <w:rPrChange w:id="1477" w:author="Vetle Lars Wisløff Sandring" w:date="2023-11-30T21:44:00Z">
              <w:rPr>
                <w:lang w:val="en-US"/>
              </w:rPr>
            </w:rPrChange>
          </w:rPr>
          <w:delText>Sami</w:delText>
        </w:r>
      </w:del>
      <w:ins w:id="1478" w:author="Vetle Lars Wisløff Sandring" w:date="2023-11-30T21:25:00Z">
        <w:r w:rsidR="00E060C0" w:rsidRPr="00563CDA">
          <w:rPr>
            <w:lang w:val="en-GB"/>
          </w:rPr>
          <w:t>Sámi</w:t>
        </w:r>
      </w:ins>
      <w:r w:rsidRPr="00563CDA">
        <w:rPr>
          <w:lang w:val="en-GB"/>
          <w:rPrChange w:id="1479" w:author="Vetle Lars Wisløff Sandring" w:date="2023-11-30T21:44:00Z">
            <w:rPr>
              <w:lang w:val="en-US"/>
            </w:rPr>
          </w:rPrChange>
        </w:rPr>
        <w:t xml:space="preserve"> framings the main meaning of the Alta-controversy. </w:t>
      </w:r>
    </w:p>
    <w:p w14:paraId="053A0AEE" w14:textId="77777777" w:rsidR="00091616" w:rsidRPr="00E54CDD" w:rsidRDefault="00091616" w:rsidP="00091616">
      <w:pPr>
        <w:rPr>
          <w:lang w:val="en-GB"/>
          <w:rPrChange w:id="1480" w:author="Vetle Lars Wisløff Sandring" w:date="2023-11-30T21:44:00Z">
            <w:rPr>
              <w:lang w:val="en-US"/>
            </w:rPr>
          </w:rPrChange>
        </w:rPr>
      </w:pPr>
    </w:p>
    <w:p w14:paraId="79A0A682" w14:textId="7A01063D" w:rsidR="00091616" w:rsidRPr="00E54CDD" w:rsidRDefault="00091616" w:rsidP="00091616">
      <w:pPr>
        <w:rPr>
          <w:lang w:val="en-GB"/>
          <w:rPrChange w:id="1481" w:author="Vetle Lars Wisløff Sandring" w:date="2023-11-30T21:44:00Z">
            <w:rPr>
              <w:lang w:val="en-US"/>
            </w:rPr>
          </w:rPrChange>
        </w:rPr>
      </w:pPr>
      <w:r w:rsidRPr="00E54CDD">
        <w:rPr>
          <w:lang w:val="en-GB"/>
          <w:rPrChange w:id="1482" w:author="Vetle Lars Wisløff Sandring" w:date="2023-11-30T21:44:00Z">
            <w:rPr>
              <w:lang w:val="en-US"/>
            </w:rPr>
          </w:rPrChange>
        </w:rPr>
        <w:t xml:space="preserve">Another contributing explanation of the lack of attention to the 1984 commission report was that it sparked little debate in the newspapers </w:t>
      </w:r>
      <w:r w:rsidRPr="00E54CDD">
        <w:rPr>
          <w:i/>
          <w:iCs/>
          <w:lang w:val="en-GB"/>
          <w:rPrChange w:id="1483" w:author="Vetle Lars Wisløff Sandring" w:date="2023-11-30T21:44:00Z">
            <w:rPr>
              <w:i/>
              <w:iCs/>
              <w:lang w:val="en-US"/>
            </w:rPr>
          </w:rPrChange>
        </w:rPr>
        <w:t>whether</w:t>
      </w:r>
      <w:r w:rsidRPr="00E54CDD">
        <w:rPr>
          <w:lang w:val="en-GB"/>
          <w:rPrChange w:id="1484" w:author="Vetle Lars Wisløff Sandring" w:date="2023-11-30T21:44:00Z">
            <w:rPr>
              <w:lang w:val="en-US"/>
            </w:rPr>
          </w:rPrChange>
        </w:rPr>
        <w:t xml:space="preserve"> the </w:t>
      </w:r>
      <w:del w:id="1485" w:author="Vetle Lars Wisløff Sandring" w:date="2023-11-30T21:25:00Z">
        <w:r w:rsidRPr="00E54CDD" w:rsidDel="00E060C0">
          <w:rPr>
            <w:lang w:val="en-GB"/>
            <w:rPrChange w:id="1486" w:author="Vetle Lars Wisløff Sandring" w:date="2023-11-30T21:44:00Z">
              <w:rPr>
                <w:lang w:val="en-US"/>
              </w:rPr>
            </w:rPrChange>
          </w:rPr>
          <w:delText>Sami</w:delText>
        </w:r>
      </w:del>
      <w:ins w:id="1487" w:author="Vetle Lars Wisløff Sandring" w:date="2023-11-30T21:25:00Z">
        <w:r w:rsidR="00E060C0" w:rsidRPr="00E54CDD">
          <w:rPr>
            <w:lang w:val="en-GB"/>
          </w:rPr>
          <w:t>Sámi</w:t>
        </w:r>
      </w:ins>
      <w:r w:rsidRPr="00E54CDD">
        <w:rPr>
          <w:lang w:val="en-GB"/>
          <w:rPrChange w:id="1488" w:author="Vetle Lars Wisløff Sandring" w:date="2023-11-30T21:44:00Z">
            <w:rPr>
              <w:lang w:val="en-US"/>
            </w:rPr>
          </w:rPrChange>
        </w:rPr>
        <w:t xml:space="preserve"> population should have distinct rights vis-à-vis Greater Society.</w:t>
      </w:r>
      <w:del w:id="1489" w:author="Vetle Lars Wisløff Sandring" w:date="2023-11-30T21:31:00Z">
        <w:r w:rsidRPr="00E54CDD" w:rsidDel="00ED62D4">
          <w:rPr>
            <w:lang w:val="en-GB"/>
            <w:rPrChange w:id="1490" w:author="Vetle Lars Wisløff Sandring" w:date="2023-11-30T21:44:00Z">
              <w:rPr>
                <w:lang w:val="en-US"/>
              </w:rPr>
            </w:rPrChange>
          </w:rPr>
          <w:delText>.</w:delText>
        </w:r>
      </w:del>
      <w:r w:rsidRPr="00E54CDD">
        <w:rPr>
          <w:lang w:val="en-GB"/>
          <w:rPrChange w:id="1491" w:author="Vetle Lars Wisløff Sandring" w:date="2023-11-30T21:44:00Z">
            <w:rPr>
              <w:lang w:val="en-US"/>
            </w:rPr>
          </w:rPrChange>
        </w:rPr>
        <w:t xml:space="preserve"> </w:t>
      </w:r>
      <w:commentRangeStart w:id="1492"/>
      <w:r w:rsidRPr="00E54CDD">
        <w:rPr>
          <w:lang w:val="en-GB"/>
          <w:rPrChange w:id="1493" w:author="Vetle Lars Wisløff Sandring" w:date="2023-11-30T21:44:00Z">
            <w:rPr>
              <w:lang w:val="en-US"/>
            </w:rPr>
          </w:rPrChange>
        </w:rPr>
        <w:t xml:space="preserve">On the contrary, looking at the references in the newspaper, the reviews of the proposition see these suggestions as natural and undisputed steps towards the inclusion of the </w:t>
      </w:r>
      <w:del w:id="1494" w:author="Vetle Lars Wisløff Sandring" w:date="2023-11-30T21:25:00Z">
        <w:r w:rsidRPr="00E54CDD" w:rsidDel="00E060C0">
          <w:rPr>
            <w:lang w:val="en-GB"/>
            <w:rPrChange w:id="1495" w:author="Vetle Lars Wisløff Sandring" w:date="2023-11-30T21:44:00Z">
              <w:rPr>
                <w:lang w:val="en-US"/>
              </w:rPr>
            </w:rPrChange>
          </w:rPr>
          <w:delText>Sami</w:delText>
        </w:r>
      </w:del>
      <w:ins w:id="1496" w:author="Vetle Lars Wisløff Sandring" w:date="2023-11-30T21:25:00Z">
        <w:r w:rsidR="00E060C0" w:rsidRPr="00E54CDD">
          <w:rPr>
            <w:lang w:val="en-GB"/>
          </w:rPr>
          <w:t>Sámi</w:t>
        </w:r>
      </w:ins>
      <w:r w:rsidRPr="00E54CDD">
        <w:rPr>
          <w:lang w:val="en-GB"/>
          <w:rPrChange w:id="1497" w:author="Vetle Lars Wisløff Sandring" w:date="2023-11-30T21:44:00Z">
            <w:rPr>
              <w:lang w:val="en-US"/>
            </w:rPr>
          </w:rPrChange>
        </w:rPr>
        <w:t xml:space="preserve"> minority. </w:t>
      </w:r>
      <w:commentRangeEnd w:id="1492"/>
      <w:r w:rsidRPr="00E54CDD">
        <w:rPr>
          <w:lang w:val="en-GB"/>
          <w:rPrChange w:id="1498" w:author="Vetle Lars Wisløff Sandring" w:date="2023-11-30T21:44:00Z">
            <w:rPr>
              <w:lang w:val="en-US"/>
            </w:rPr>
          </w:rPrChange>
        </w:rPr>
        <w:commentReference w:id="1492"/>
      </w:r>
      <w:r w:rsidRPr="00E54CDD">
        <w:rPr>
          <w:lang w:val="en-GB"/>
          <w:rPrChange w:id="1499" w:author="Vetle Lars Wisløff Sandring" w:date="2023-11-30T21:44:00Z">
            <w:rPr>
              <w:lang w:val="en-US"/>
            </w:rPr>
          </w:rPrChange>
        </w:rPr>
        <w:t xml:space="preserve">While our data show that the commission report did </w:t>
      </w:r>
      <w:r w:rsidRPr="00E54CDD">
        <w:rPr>
          <w:i/>
          <w:iCs/>
          <w:lang w:val="en-GB"/>
          <w:rPrChange w:id="1500" w:author="Vetle Lars Wisløff Sandring" w:date="2023-11-30T21:44:00Z">
            <w:rPr>
              <w:i/>
              <w:iCs/>
              <w:lang w:val="en-US"/>
            </w:rPr>
          </w:rPrChange>
        </w:rPr>
        <w:t>not</w:t>
      </w:r>
      <w:r w:rsidRPr="00E54CDD">
        <w:rPr>
          <w:lang w:val="en-GB"/>
          <w:rPrChange w:id="1501" w:author="Vetle Lars Wisløff Sandring" w:date="2023-11-30T21:44:00Z">
            <w:rPr>
              <w:lang w:val="en-US"/>
            </w:rPr>
          </w:rPrChange>
        </w:rPr>
        <w:t xml:space="preserve"> change the meaning of the Alta-controversy into becoming primarily a </w:t>
      </w:r>
      <w:del w:id="1502" w:author="Vetle Lars Wisløff Sandring" w:date="2023-11-30T21:25:00Z">
        <w:r w:rsidRPr="00E54CDD" w:rsidDel="00E060C0">
          <w:rPr>
            <w:lang w:val="en-GB"/>
            <w:rPrChange w:id="1503" w:author="Vetle Lars Wisløff Sandring" w:date="2023-11-30T21:44:00Z">
              <w:rPr>
                <w:lang w:val="en-US"/>
              </w:rPr>
            </w:rPrChange>
          </w:rPr>
          <w:delText>Sami</w:delText>
        </w:r>
      </w:del>
      <w:ins w:id="1504" w:author="Vetle Lars Wisløff Sandring" w:date="2023-11-30T21:25:00Z">
        <w:r w:rsidR="00E060C0" w:rsidRPr="00E54CDD">
          <w:rPr>
            <w:lang w:val="en-GB"/>
          </w:rPr>
          <w:t>Sámi</w:t>
        </w:r>
      </w:ins>
      <w:r w:rsidRPr="00E54CDD">
        <w:rPr>
          <w:lang w:val="en-GB"/>
          <w:rPrChange w:id="1505" w:author="Vetle Lars Wisløff Sandring" w:date="2023-11-30T21:44:00Z">
            <w:rPr>
              <w:lang w:val="en-US"/>
            </w:rPr>
          </w:rPrChange>
        </w:rPr>
        <w:t xml:space="preserve"> event, the Alta-controversy had in the end led to the naturalization of the demand for </w:t>
      </w:r>
      <w:del w:id="1506" w:author="Vetle Lars Wisløff Sandring" w:date="2023-11-30T21:25:00Z">
        <w:r w:rsidRPr="00E54CDD" w:rsidDel="00E060C0">
          <w:rPr>
            <w:lang w:val="en-GB"/>
            <w:rPrChange w:id="1507" w:author="Vetle Lars Wisløff Sandring" w:date="2023-11-30T21:44:00Z">
              <w:rPr>
                <w:lang w:val="en-US"/>
              </w:rPr>
            </w:rPrChange>
          </w:rPr>
          <w:delText>Sami</w:delText>
        </w:r>
      </w:del>
      <w:ins w:id="1508" w:author="Vetle Lars Wisløff Sandring" w:date="2023-11-30T21:25:00Z">
        <w:r w:rsidR="00E060C0" w:rsidRPr="00E54CDD">
          <w:rPr>
            <w:lang w:val="en-GB"/>
          </w:rPr>
          <w:t>Sámi</w:t>
        </w:r>
      </w:ins>
      <w:r w:rsidRPr="00E54CDD">
        <w:rPr>
          <w:lang w:val="en-GB"/>
          <w:rPrChange w:id="1509" w:author="Vetle Lars Wisløff Sandring" w:date="2023-11-30T21:44:00Z">
            <w:rPr>
              <w:lang w:val="en-US"/>
            </w:rPr>
          </w:rPrChange>
        </w:rPr>
        <w:t xml:space="preserve"> rights. This is also indicated by figure 3, where we can see a large majority of framings that </w:t>
      </w:r>
      <w:r w:rsidRPr="00E54CDD">
        <w:rPr>
          <w:i/>
          <w:iCs/>
          <w:lang w:val="en-GB"/>
          <w:rPrChange w:id="1510" w:author="Vetle Lars Wisløff Sandring" w:date="2023-11-30T21:44:00Z">
            <w:rPr>
              <w:i/>
              <w:iCs/>
              <w:lang w:val="en-US"/>
            </w:rPr>
          </w:rPrChange>
        </w:rPr>
        <w:t>support</w:t>
      </w:r>
      <w:r w:rsidRPr="00E54CDD">
        <w:rPr>
          <w:lang w:val="en-GB"/>
          <w:rPrChange w:id="1511" w:author="Vetle Lars Wisløff Sandring" w:date="2023-11-30T21:44:00Z">
            <w:rPr>
              <w:lang w:val="en-US"/>
            </w:rPr>
          </w:rPrChange>
        </w:rPr>
        <w:t xml:space="preserve"> the necessity of </w:t>
      </w:r>
      <w:del w:id="1512" w:author="Vetle Lars Wisløff Sandring" w:date="2023-11-30T21:25:00Z">
        <w:r w:rsidRPr="00E54CDD" w:rsidDel="00E060C0">
          <w:rPr>
            <w:lang w:val="en-GB"/>
            <w:rPrChange w:id="1513" w:author="Vetle Lars Wisløff Sandring" w:date="2023-11-30T21:44:00Z">
              <w:rPr>
                <w:lang w:val="en-US"/>
              </w:rPr>
            </w:rPrChange>
          </w:rPr>
          <w:delText>Sami</w:delText>
        </w:r>
      </w:del>
      <w:ins w:id="1514" w:author="Vetle Lars Wisløff Sandring" w:date="2023-11-30T21:25:00Z">
        <w:r w:rsidR="00E060C0" w:rsidRPr="00E54CDD">
          <w:rPr>
            <w:lang w:val="en-GB"/>
          </w:rPr>
          <w:t>Sámi</w:t>
        </w:r>
      </w:ins>
      <w:r w:rsidRPr="00E54CDD">
        <w:rPr>
          <w:lang w:val="en-GB"/>
          <w:rPrChange w:id="1515" w:author="Vetle Lars Wisløff Sandring" w:date="2023-11-30T21:44:00Z">
            <w:rPr>
              <w:lang w:val="en-US"/>
            </w:rPr>
          </w:rPrChange>
        </w:rPr>
        <w:t xml:space="preserve"> rights versus an apprehension of them as being discriminatory towards the majority. Additionally, figure 3 also demonstrates that both these framings were dropping drastically in these initial years, which further indicates that these rights were not a disputed topic but were seen </w:t>
      </w:r>
      <w:r w:rsidR="00007805" w:rsidRPr="00E54CDD">
        <w:rPr>
          <w:lang w:val="en-GB"/>
          <w:rPrChange w:id="1516" w:author="Vetle Lars Wisløff Sandring" w:date="2023-11-30T21:44:00Z">
            <w:rPr>
              <w:lang w:val="en-US"/>
            </w:rPr>
          </w:rPrChange>
        </w:rPr>
        <w:t>as a</w:t>
      </w:r>
      <w:r w:rsidRPr="00E54CDD">
        <w:rPr>
          <w:lang w:val="en-GB"/>
          <w:rPrChange w:id="1517" w:author="Vetle Lars Wisløff Sandring" w:date="2023-11-30T21:44:00Z">
            <w:rPr>
              <w:lang w:val="en-US"/>
            </w:rPr>
          </w:rPrChange>
        </w:rPr>
        <w:t xml:space="preserve"> matter of course within a few years after the Alta-controversy. </w:t>
      </w:r>
    </w:p>
    <w:p w14:paraId="2320CCCD" w14:textId="77777777" w:rsidR="00091616" w:rsidRPr="00E54CDD" w:rsidRDefault="00091616" w:rsidP="00091616">
      <w:pPr>
        <w:rPr>
          <w:lang w:val="en-GB"/>
          <w:rPrChange w:id="1518" w:author="Vetle Lars Wisløff Sandring" w:date="2023-11-30T21:44:00Z">
            <w:rPr>
              <w:lang w:val="en-US"/>
            </w:rPr>
          </w:rPrChange>
        </w:rPr>
      </w:pPr>
      <w:r w:rsidRPr="00E54CDD">
        <w:rPr>
          <w:lang w:val="en-GB"/>
          <w:rPrChange w:id="1519" w:author="Vetle Lars Wisløff Sandring" w:date="2023-11-30T21:44:00Z">
            <w:rPr>
              <w:lang w:val="en-US"/>
            </w:rPr>
          </w:rPrChange>
        </w:rPr>
        <w:lastRenderedPageBreak/>
        <w:drawing>
          <wp:inline distT="0" distB="0" distL="0" distR="0" wp14:anchorId="1AFD33B0" wp14:editId="0E64DC6E">
            <wp:extent cx="5943600" cy="3996657"/>
            <wp:effectExtent l="12700" t="12700" r="12700" b="17145"/>
            <wp:docPr id="17935098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9831" name="Picture 1" descr="A screen 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96657"/>
                    </a:xfrm>
                    <a:prstGeom prst="rect">
                      <a:avLst/>
                    </a:prstGeom>
                    <a:ln w="12700">
                      <a:solidFill>
                        <a:schemeClr val="tx1"/>
                      </a:solidFill>
                    </a:ln>
                  </pic:spPr>
                </pic:pic>
              </a:graphicData>
            </a:graphic>
          </wp:inline>
        </w:drawing>
      </w:r>
    </w:p>
    <w:p w14:paraId="3C5DACD0" w14:textId="4EF8FD34" w:rsidR="00091616" w:rsidRPr="00E54CDD" w:rsidRDefault="00091616" w:rsidP="00091616">
      <w:pPr>
        <w:rPr>
          <w:i/>
          <w:iCs/>
          <w:lang w:val="en-GB"/>
          <w:rPrChange w:id="1520" w:author="Vetle Lars Wisløff Sandring" w:date="2023-11-30T21:44:00Z">
            <w:rPr>
              <w:i/>
              <w:iCs/>
              <w:lang w:val="en-US"/>
            </w:rPr>
          </w:rPrChange>
        </w:rPr>
      </w:pPr>
      <w:r w:rsidRPr="00E54CDD">
        <w:rPr>
          <w:i/>
          <w:iCs/>
          <w:lang w:val="en-GB"/>
          <w:rPrChange w:id="1521" w:author="Vetle Lars Wisløff Sandring" w:date="2023-11-30T21:44:00Z">
            <w:rPr>
              <w:i/>
              <w:iCs/>
              <w:lang w:val="en-US"/>
            </w:rPr>
          </w:rPrChange>
        </w:rPr>
        <w:t xml:space="preserve">Figure 3: This figure </w:t>
      </w:r>
      <w:del w:id="1522" w:author="Vetle Lars Wisløff Sandring" w:date="2023-11-30T21:32:00Z">
        <w:r w:rsidRPr="00E54CDD" w:rsidDel="00ED62D4">
          <w:rPr>
            <w:i/>
            <w:iCs/>
            <w:lang w:val="en-GB"/>
            <w:rPrChange w:id="1523" w:author="Vetle Lars Wisløff Sandring" w:date="2023-11-30T21:44:00Z">
              <w:rPr>
                <w:i/>
                <w:iCs/>
                <w:lang w:val="en-US"/>
              </w:rPr>
            </w:rPrChange>
          </w:rPr>
          <w:delText>show</w:delText>
        </w:r>
      </w:del>
      <w:ins w:id="1524" w:author="Vetle Lars Wisløff Sandring" w:date="2023-11-30T21:32:00Z">
        <w:r w:rsidR="00ED62D4" w:rsidRPr="00E54CDD">
          <w:rPr>
            <w:i/>
            <w:iCs/>
            <w:lang w:val="en-GB"/>
          </w:rPr>
          <w:t>shows</w:t>
        </w:r>
      </w:ins>
      <w:r w:rsidRPr="00E54CDD">
        <w:rPr>
          <w:i/>
          <w:iCs/>
          <w:lang w:val="en-GB"/>
          <w:rPrChange w:id="1525" w:author="Vetle Lars Wisløff Sandring" w:date="2023-11-30T21:44:00Z">
            <w:rPr>
              <w:i/>
              <w:iCs/>
              <w:lang w:val="en-US"/>
            </w:rPr>
          </w:rPrChange>
        </w:rPr>
        <w:t xml:space="preserve"> the </w:t>
      </w:r>
      <w:del w:id="1526" w:author="Vetle Lars Wisløff Sandring" w:date="2023-11-30T21:32:00Z">
        <w:r w:rsidRPr="00E54CDD" w:rsidDel="00ED62D4">
          <w:rPr>
            <w:i/>
            <w:iCs/>
            <w:lang w:val="en-GB"/>
            <w:rPrChange w:id="1527" w:author="Vetle Lars Wisløff Sandring" w:date="2023-11-30T21:44:00Z">
              <w:rPr>
                <w:i/>
                <w:iCs/>
                <w:lang w:val="en-US"/>
              </w:rPr>
            </w:rPrChange>
          </w:rPr>
          <w:delText>devolpment</w:delText>
        </w:r>
      </w:del>
      <w:ins w:id="1528" w:author="Vetle Lars Wisløff Sandring" w:date="2023-11-30T21:32:00Z">
        <w:r w:rsidR="00ED62D4" w:rsidRPr="00E54CDD">
          <w:rPr>
            <w:i/>
            <w:iCs/>
            <w:lang w:val="en-GB"/>
          </w:rPr>
          <w:t>development</w:t>
        </w:r>
      </w:ins>
      <w:r w:rsidRPr="00E54CDD">
        <w:rPr>
          <w:i/>
          <w:iCs/>
          <w:lang w:val="en-GB"/>
          <w:rPrChange w:id="1529" w:author="Vetle Lars Wisløff Sandring" w:date="2023-11-30T21:44:00Z">
            <w:rPr>
              <w:i/>
              <w:iCs/>
              <w:lang w:val="en-US"/>
            </w:rPr>
          </w:rPrChange>
        </w:rPr>
        <w:t xml:space="preserve"> of two labels capturing different perspectives on </w:t>
      </w:r>
      <w:del w:id="1530" w:author="Vetle Lars Wisløff Sandring" w:date="2023-11-30T21:25:00Z">
        <w:r w:rsidRPr="00E54CDD" w:rsidDel="00E060C0">
          <w:rPr>
            <w:i/>
            <w:iCs/>
            <w:lang w:val="en-GB"/>
            <w:rPrChange w:id="1531" w:author="Vetle Lars Wisløff Sandring" w:date="2023-11-30T21:44:00Z">
              <w:rPr>
                <w:i/>
                <w:iCs/>
                <w:lang w:val="en-US"/>
              </w:rPr>
            </w:rPrChange>
          </w:rPr>
          <w:delText>Sami</w:delText>
        </w:r>
      </w:del>
      <w:ins w:id="1532" w:author="Vetle Lars Wisløff Sandring" w:date="2023-11-30T21:25:00Z">
        <w:r w:rsidR="00E060C0" w:rsidRPr="00E54CDD">
          <w:rPr>
            <w:i/>
            <w:iCs/>
            <w:lang w:val="en-GB"/>
          </w:rPr>
          <w:t>Sámi</w:t>
        </w:r>
      </w:ins>
      <w:r w:rsidRPr="00E54CDD">
        <w:rPr>
          <w:i/>
          <w:iCs/>
          <w:lang w:val="en-GB"/>
          <w:rPrChange w:id="1533" w:author="Vetle Lars Wisløff Sandring" w:date="2023-11-30T21:44:00Z">
            <w:rPr>
              <w:i/>
              <w:iCs/>
              <w:lang w:val="en-US"/>
            </w:rPr>
          </w:rPrChange>
        </w:rPr>
        <w:t xml:space="preserve"> rights. </w:t>
      </w:r>
    </w:p>
    <w:p w14:paraId="12735826" w14:textId="77777777" w:rsidR="00091616" w:rsidRPr="00E54CDD" w:rsidRDefault="00091616" w:rsidP="00091616">
      <w:pPr>
        <w:rPr>
          <w:i/>
          <w:iCs/>
          <w:lang w:val="en-GB"/>
          <w:rPrChange w:id="1534" w:author="Vetle Lars Wisløff Sandring" w:date="2023-11-30T21:44:00Z">
            <w:rPr>
              <w:i/>
              <w:iCs/>
              <w:lang w:val="en-US"/>
            </w:rPr>
          </w:rPrChange>
        </w:rPr>
      </w:pPr>
    </w:p>
    <w:p w14:paraId="70BB8751" w14:textId="77777777" w:rsidR="00091616" w:rsidRPr="00E54CDD" w:rsidRDefault="00091616" w:rsidP="00563CDA">
      <w:pPr>
        <w:rPr>
          <w:lang w:val="en-GB"/>
          <w:rPrChange w:id="1535" w:author="Vetle Lars Wisløff Sandring" w:date="2023-11-30T21:44:00Z">
            <w:rPr>
              <w:lang w:val="en-US"/>
            </w:rPr>
          </w:rPrChange>
        </w:rPr>
      </w:pPr>
      <w:r w:rsidRPr="00E54CDD">
        <w:rPr>
          <w:lang w:val="en-GB"/>
          <w:rPrChange w:id="1536" w:author="Vetle Lars Wisløff Sandring" w:date="2023-11-30T21:44:00Z">
            <w:rPr>
              <w:b/>
              <w:bCs/>
              <w:lang w:val="en-US"/>
            </w:rPr>
          </w:rPrChange>
        </w:rPr>
        <w:t>The lack of newsworthiness of the Alta-controversy in its immediate aftermath also changed the way journalists reported on the event.</w:t>
      </w:r>
      <w:r w:rsidRPr="00E54CDD">
        <w:rPr>
          <w:lang w:val="en-GB"/>
          <w:rPrChange w:id="1537" w:author="Vetle Lars Wisløff Sandring" w:date="2023-11-30T21:44:00Z">
            <w:rPr>
              <w:lang w:val="en-US"/>
            </w:rPr>
          </w:rPrChange>
        </w:rPr>
        <w:t xml:space="preserve"> As no new development regarding the Alta-controversy surfaced or was seen as relevant, the style of writing in the newspapers became more interpretive, focusing on understanding why the seemingly common building of a hydro-powerplant could unleash the largest civil unrest in Norway after the Second World War. The main scapegoat for the escalation of the conflict was the government, as demonstrated by Table 1, both through blaming the authorities for the use of excessive force, but also by undermining the surveys made by the authorities before the plans were approved.  </w:t>
      </w:r>
    </w:p>
    <w:p w14:paraId="7968F806" w14:textId="77777777" w:rsidR="00091616" w:rsidRPr="00E54CDD" w:rsidRDefault="00091616" w:rsidP="00091616">
      <w:pPr>
        <w:rPr>
          <w:lang w:val="en-GB"/>
          <w:rPrChange w:id="1538" w:author="Vetle Lars Wisløff Sandring" w:date="2023-11-30T21:44:00Z">
            <w:rPr>
              <w:lang w:val="en-US"/>
            </w:rPr>
          </w:rPrChange>
        </w:rPr>
      </w:pPr>
    </w:p>
    <w:p w14:paraId="654333DF" w14:textId="2B5A82A3" w:rsidR="00091616" w:rsidRPr="00563CDA" w:rsidRDefault="00091616" w:rsidP="00563CDA">
      <w:pPr>
        <w:rPr>
          <w:lang w:val="en-GB"/>
        </w:rPr>
      </w:pPr>
      <w:commentRangeStart w:id="1539"/>
      <w:r w:rsidRPr="00563CDA">
        <w:rPr>
          <w:lang w:val="en-GB"/>
          <w:rPrChange w:id="1540" w:author="Vetle Lars Wisløff Sandring" w:date="2023-11-30T21:44:00Z">
            <w:rPr>
              <w:lang w:val="en-US"/>
            </w:rPr>
          </w:rPrChange>
        </w:rPr>
        <w:t xml:space="preserve">In this sense, finding an explanation as to </w:t>
      </w:r>
      <w:r w:rsidRPr="00563CDA">
        <w:rPr>
          <w:i/>
          <w:iCs/>
          <w:lang w:val="en-GB"/>
          <w:rPrChange w:id="1541" w:author="Vetle Lars Wisløff Sandring" w:date="2023-11-30T21:44:00Z">
            <w:rPr>
              <w:i/>
              <w:iCs/>
              <w:lang w:val="en-US"/>
            </w:rPr>
          </w:rPrChange>
        </w:rPr>
        <w:t>why</w:t>
      </w:r>
      <w:r w:rsidRPr="00563CDA">
        <w:rPr>
          <w:lang w:val="en-GB"/>
          <w:rPrChange w:id="1542" w:author="Vetle Lars Wisløff Sandring" w:date="2023-11-30T21:44:00Z">
            <w:rPr>
              <w:lang w:val="en-US"/>
            </w:rPr>
          </w:rPrChange>
        </w:rPr>
        <w:t xml:space="preserve"> the conflict had escalated in such an unexpected and dramatic manner became more important than designating the meaning or effects of the Alta-controversy. </w:t>
      </w:r>
      <w:commentRangeEnd w:id="1539"/>
      <w:r w:rsidRPr="00563CDA">
        <w:rPr>
          <w:lang w:val="en-GB"/>
          <w:rPrChange w:id="1543" w:author="Vetle Lars Wisløff Sandring" w:date="2023-11-30T21:44:00Z">
            <w:rPr>
              <w:lang w:val="en-US"/>
            </w:rPr>
          </w:rPrChange>
        </w:rPr>
        <w:commentReference w:id="1539"/>
      </w:r>
      <w:r w:rsidRPr="00563CDA">
        <w:rPr>
          <w:lang w:val="en-GB"/>
          <w:rPrChange w:id="1544" w:author="Vetle Lars Wisløff Sandring" w:date="2023-11-30T21:44:00Z">
            <w:rPr>
              <w:lang w:val="en-US"/>
            </w:rPr>
          </w:rPrChange>
        </w:rPr>
        <w:t xml:space="preserve">As demonstrated by figure 2, while the </w:t>
      </w:r>
      <w:r w:rsidRPr="00563CDA">
        <w:rPr>
          <w:i/>
          <w:iCs/>
          <w:lang w:val="en-GB"/>
        </w:rPr>
        <w:t>proportional</w:t>
      </w:r>
      <w:r w:rsidRPr="00563CDA">
        <w:rPr>
          <w:lang w:val="en-GB"/>
        </w:rPr>
        <w:t xml:space="preserve"> relationship between each of the framings remained similar in the initial years, the number of references to all the various framings dropped. This can indicate that the references to the Alta-controversy in newspapers attempted to navigate between the different narratives without creating new debate. This drop in conflict level is also illustrated by Figure 3, which illustrates a sharp decline in both the view that the </w:t>
      </w:r>
      <w:del w:id="1545" w:author="Vetle Lars Wisløff Sandring" w:date="2023-11-30T21:25:00Z">
        <w:r w:rsidRPr="00563CDA" w:rsidDel="00E060C0">
          <w:rPr>
            <w:lang w:val="en-GB"/>
          </w:rPr>
          <w:delText>Sami</w:delText>
        </w:r>
      </w:del>
      <w:ins w:id="1546" w:author="Vetle Lars Wisløff Sandring" w:date="2023-11-30T21:25:00Z">
        <w:r w:rsidR="00E060C0" w:rsidRPr="00563CDA">
          <w:rPr>
            <w:lang w:val="en-GB"/>
          </w:rPr>
          <w:t>Sámi</w:t>
        </w:r>
      </w:ins>
      <w:r w:rsidRPr="00563CDA">
        <w:rPr>
          <w:lang w:val="en-GB"/>
        </w:rPr>
        <w:t xml:space="preserve"> rights were threatened and that they were discriminatory to the majority. This way, contradictive narratives can coexist.</w:t>
      </w:r>
    </w:p>
    <w:p w14:paraId="7FE31B23" w14:textId="77777777" w:rsidR="00091616" w:rsidRPr="00E54CDD" w:rsidRDefault="00091616" w:rsidP="00091616">
      <w:pPr>
        <w:rPr>
          <w:lang w:val="en-GB"/>
        </w:rPr>
      </w:pPr>
    </w:p>
    <w:p w14:paraId="5E29DF2E" w14:textId="77777777" w:rsidR="00091616" w:rsidRPr="00E54CDD" w:rsidRDefault="00091616" w:rsidP="00091616">
      <w:pPr>
        <w:rPr>
          <w:lang w:val="en-GB"/>
          <w:rPrChange w:id="1547" w:author="Vetle Lars Wisløff Sandring" w:date="2023-11-30T21:44:00Z">
            <w:rPr>
              <w:lang w:val="en-US"/>
            </w:rPr>
          </w:rPrChange>
        </w:rPr>
      </w:pPr>
      <w:commentRangeStart w:id="1548"/>
      <w:r w:rsidRPr="00E54CDD">
        <w:rPr>
          <w:lang w:val="en-GB"/>
          <w:rPrChange w:id="1549" w:author="Vetle Lars Wisløff Sandring" w:date="2023-11-30T21:44:00Z">
            <w:rPr>
              <w:lang w:val="en-US"/>
            </w:rPr>
          </w:rPrChange>
        </w:rPr>
        <w:t xml:space="preserve">While the framings of the Alta-controversy changed during the conflict, there were no major changes of these framings in the immediate aftermath of the event. Although the </w:t>
      </w:r>
      <w:r w:rsidRPr="00E54CDD">
        <w:rPr>
          <w:lang w:val="en-GB"/>
          <w:rPrChange w:id="1550" w:author="Vetle Lars Wisløff Sandring" w:date="2023-11-30T21:44:00Z">
            <w:rPr>
              <w:lang w:val="en-US"/>
            </w:rPr>
          </w:rPrChange>
        </w:rPr>
        <w:lastRenderedPageBreak/>
        <w:t>initial years saw a high number of references to the event, no new information emerged that was deemed relevant to the narrative of the Alta controversy. This led to framings that were negative to the damming, and the government’s handling of the conflict continued to be the most reflected in the newspapers, but also, the general interest and sense of relevancy of the event declined. Additionally, the public officials lost their ability to define the content and issues at stake once the conflict had ended, and the media turned their attention to eyewitnesses of the event.</w:t>
      </w:r>
      <w:commentRangeEnd w:id="1548"/>
      <w:r w:rsidRPr="00E54CDD">
        <w:rPr>
          <w:lang w:val="en-GB"/>
          <w:rPrChange w:id="1551" w:author="Vetle Lars Wisløff Sandring" w:date="2023-11-30T21:44:00Z">
            <w:rPr>
              <w:lang w:val="en-US"/>
            </w:rPr>
          </w:rPrChange>
        </w:rPr>
        <w:commentReference w:id="1548"/>
      </w:r>
    </w:p>
    <w:p w14:paraId="4137396E" w14:textId="77777777" w:rsidR="00091616" w:rsidRPr="00E54CDD" w:rsidRDefault="00091616" w:rsidP="00091616">
      <w:pPr>
        <w:rPr>
          <w:b/>
          <w:bCs/>
          <w:lang w:val="en-GB"/>
          <w:rPrChange w:id="1552" w:author="Vetle Lars Wisløff Sandring" w:date="2023-11-30T21:44:00Z">
            <w:rPr>
              <w:b/>
              <w:bCs/>
              <w:lang w:val="en-US"/>
            </w:rPr>
          </w:rPrChange>
        </w:rPr>
      </w:pPr>
    </w:p>
    <w:p w14:paraId="12F2E22F" w14:textId="77777777" w:rsidR="00091616" w:rsidRPr="00E54CDD" w:rsidRDefault="00091616" w:rsidP="00091616">
      <w:pPr>
        <w:pStyle w:val="Heading2"/>
        <w:rPr>
          <w:lang w:val="en-GB"/>
          <w:rPrChange w:id="1553" w:author="Vetle Lars Wisløff Sandring" w:date="2023-11-30T21:44:00Z">
            <w:rPr>
              <w:lang w:val="en-US"/>
            </w:rPr>
          </w:rPrChange>
        </w:rPr>
      </w:pPr>
      <w:r w:rsidRPr="00E54CDD">
        <w:rPr>
          <w:lang w:val="en-GB"/>
          <w:rPrChange w:id="1554" w:author="Vetle Lars Wisløff Sandring" w:date="2023-11-30T21:44:00Z">
            <w:rPr>
              <w:lang w:val="en-US"/>
            </w:rPr>
          </w:rPrChange>
        </w:rPr>
        <w:t>New relevancy and revisions of the narrative: 1987-2005</w:t>
      </w:r>
    </w:p>
    <w:p w14:paraId="0ADBDEB3" w14:textId="3B6DB239" w:rsidR="00091616" w:rsidRPr="00E54CDD" w:rsidRDefault="00091616" w:rsidP="00091616">
      <w:pPr>
        <w:rPr>
          <w:lang w:val="en-GB"/>
          <w:rPrChange w:id="1555" w:author="Vetle Lars Wisløff Sandring" w:date="2023-11-30T21:44:00Z">
            <w:rPr>
              <w:lang w:val="en-US"/>
            </w:rPr>
          </w:rPrChange>
        </w:rPr>
      </w:pPr>
      <w:r w:rsidRPr="00E54CDD">
        <w:rPr>
          <w:lang w:val="en-GB"/>
          <w:rPrChange w:id="1556" w:author="Vetle Lars Wisløff Sandring" w:date="2023-11-30T21:44:00Z">
            <w:rPr>
              <w:lang w:val="en-US"/>
            </w:rPr>
          </w:rPrChange>
        </w:rPr>
        <w:t>In 1987 we see another peak in Figure 1. While this is the year that the dam was opened, this event was shadowed by statements from the state secretary of the Ministry of Oil and Petroleum in the current Labour Government, Anne Marie Nystad. Nystad stated that the development of the Alta dam would likely not have been implemented if proposed today, due to a lower-than-expected need for power in the region. The comments of Nystad created major debate regarding the necessity of the damming, and her statement was</w:t>
      </w:r>
      <w:del w:id="1557" w:author="Vetle Lars Wisløff Sandring" w:date="2023-11-30T21:34:00Z">
        <w:r w:rsidRPr="00E54CDD" w:rsidDel="00ED62D4">
          <w:rPr>
            <w:lang w:val="en-GB"/>
            <w:rPrChange w:id="1558" w:author="Vetle Lars Wisløff Sandring" w:date="2023-11-30T21:44:00Z">
              <w:rPr>
                <w:lang w:val="en-US"/>
              </w:rPr>
            </w:rPrChange>
          </w:rPr>
          <w:delText>, to a great extent, interpreted</w:delText>
        </w:r>
      </w:del>
      <w:ins w:id="1559" w:author="Vetle Lars Wisløff Sandring" w:date="2023-11-30T21:34:00Z">
        <w:r w:rsidR="00ED62D4" w:rsidRPr="00E54CDD">
          <w:rPr>
            <w:lang w:val="en-GB"/>
          </w:rPr>
          <w:t xml:space="preserve"> largely interpreted</w:t>
        </w:r>
      </w:ins>
      <w:r w:rsidRPr="00E54CDD">
        <w:rPr>
          <w:lang w:val="en-GB"/>
          <w:rPrChange w:id="1560" w:author="Vetle Lars Wisløff Sandring" w:date="2023-11-30T21:44:00Z">
            <w:rPr>
              <w:lang w:val="en-US"/>
            </w:rPr>
          </w:rPrChange>
        </w:rPr>
        <w:t xml:space="preserve"> as a confession by current the Labour government that the Alta-dam had been wrongfully implemented by the former Labour Party government a few years earlier. These comments were </w:t>
      </w:r>
      <w:del w:id="1561" w:author="Vetle Lars Wisløff Sandring" w:date="2023-11-30T21:35:00Z">
        <w:r w:rsidRPr="00E54CDD" w:rsidDel="00ED62D4">
          <w:rPr>
            <w:lang w:val="en-GB"/>
            <w:rPrChange w:id="1562" w:author="Vetle Lars Wisløff Sandring" w:date="2023-11-30T21:44:00Z">
              <w:rPr>
                <w:lang w:val="en-US"/>
              </w:rPr>
            </w:rPrChange>
          </w:rPr>
          <w:delText xml:space="preserve">debated </w:delText>
        </w:r>
      </w:del>
      <w:ins w:id="1563" w:author="Vetle Lars Wisløff Sandring" w:date="2023-11-30T21:35:00Z">
        <w:r w:rsidR="00ED62D4" w:rsidRPr="00E54CDD">
          <w:rPr>
            <w:lang w:val="en-GB"/>
          </w:rPr>
          <w:t>contrasted</w:t>
        </w:r>
        <w:r w:rsidR="00ED62D4" w:rsidRPr="00E54CDD">
          <w:rPr>
            <w:lang w:val="en-GB"/>
            <w:rPrChange w:id="1564" w:author="Vetle Lars Wisløff Sandring" w:date="2023-11-30T21:44:00Z">
              <w:rPr>
                <w:lang w:val="en-US"/>
              </w:rPr>
            </w:rPrChange>
          </w:rPr>
          <w:t xml:space="preserve"> </w:t>
        </w:r>
      </w:ins>
      <w:del w:id="1565" w:author="Vetle Lars Wisløff Sandring" w:date="2023-11-30T21:35:00Z">
        <w:r w:rsidRPr="00E54CDD" w:rsidDel="00ED62D4">
          <w:rPr>
            <w:lang w:val="en-GB"/>
            <w:rPrChange w:id="1566" w:author="Vetle Lars Wisløff Sandring" w:date="2023-11-30T21:44:00Z">
              <w:rPr>
                <w:lang w:val="en-US"/>
              </w:rPr>
            </w:rPrChange>
          </w:rPr>
          <w:delText xml:space="preserve">by </w:delText>
        </w:r>
      </w:del>
      <w:ins w:id="1567" w:author="Vetle Lars Wisløff Sandring" w:date="2023-11-30T21:35:00Z">
        <w:r w:rsidR="00ED62D4" w:rsidRPr="00E54CDD">
          <w:rPr>
            <w:lang w:val="en-GB"/>
          </w:rPr>
          <w:t>with statements from</w:t>
        </w:r>
        <w:r w:rsidR="00ED62D4" w:rsidRPr="00E54CDD">
          <w:rPr>
            <w:lang w:val="en-GB"/>
            <w:rPrChange w:id="1568" w:author="Vetle Lars Wisløff Sandring" w:date="2023-11-30T21:44:00Z">
              <w:rPr>
                <w:lang w:val="en-US"/>
              </w:rPr>
            </w:rPrChange>
          </w:rPr>
          <w:t xml:space="preserve"> </w:t>
        </w:r>
      </w:ins>
      <w:r w:rsidRPr="00E54CDD">
        <w:rPr>
          <w:lang w:val="en-GB"/>
          <w:rPrChange w:id="1569" w:author="Vetle Lars Wisløff Sandring" w:date="2023-11-30T21:44:00Z">
            <w:rPr>
              <w:lang w:val="en-US"/>
            </w:rPr>
          </w:rPrChange>
        </w:rPr>
        <w:t>former members of the Labour Party government, such as former ministers of Oil and Petroleum Bjartmar Gjerde and Arvid Johanson, where Johanson stated: “There are few cases where I am as certain that we did the right thing as the Alta-case”.</w:t>
      </w:r>
      <w:r w:rsidRPr="00E54CDD">
        <w:rPr>
          <w:vertAlign w:val="superscript"/>
          <w:lang w:val="en-GB"/>
          <w:rPrChange w:id="1570" w:author="Vetle Lars Wisløff Sandring" w:date="2023-11-30T21:44:00Z">
            <w:rPr>
              <w:vertAlign w:val="superscript"/>
              <w:lang w:val="en-US"/>
            </w:rPr>
          </w:rPrChange>
        </w:rPr>
        <w:footnoteReference w:id="44"/>
      </w:r>
    </w:p>
    <w:p w14:paraId="52C659E4" w14:textId="77777777" w:rsidR="00007805" w:rsidRPr="00E54CDD" w:rsidRDefault="00007805" w:rsidP="00091616">
      <w:pPr>
        <w:rPr>
          <w:b/>
          <w:bCs/>
          <w:lang w:val="en-GB"/>
          <w:rPrChange w:id="1581" w:author="Vetle Lars Wisløff Sandring" w:date="2023-11-30T21:44:00Z">
            <w:rPr>
              <w:b/>
              <w:bCs/>
              <w:lang w:val="en-US"/>
            </w:rPr>
          </w:rPrChange>
        </w:rPr>
      </w:pPr>
    </w:p>
    <w:p w14:paraId="2FFB204B" w14:textId="77777777" w:rsidR="00091616" w:rsidRPr="00E54CDD" w:rsidRDefault="00091616" w:rsidP="00091616">
      <w:pPr>
        <w:rPr>
          <w:lang w:val="en-GB"/>
          <w:rPrChange w:id="1582" w:author="Vetle Lars Wisløff Sandring" w:date="2023-11-30T21:44:00Z">
            <w:rPr>
              <w:lang w:val="en-US"/>
            </w:rPr>
          </w:rPrChange>
        </w:rPr>
      </w:pPr>
      <w:r w:rsidRPr="00E54CDD">
        <w:rPr>
          <w:lang w:val="en-GB"/>
          <w:rPrChange w:id="1583" w:author="Vetle Lars Wisløff Sandring" w:date="2023-11-30T21:44:00Z">
            <w:rPr>
              <w:lang w:val="en-US"/>
            </w:rPr>
          </w:rPrChange>
        </w:rPr>
        <w:t xml:space="preserve">While the statements of Nystad had the potential to </w:t>
      </w:r>
      <w:r w:rsidRPr="00E54CDD">
        <w:rPr>
          <w:i/>
          <w:iCs/>
          <w:lang w:val="en-GB"/>
          <w:rPrChange w:id="1584" w:author="Vetle Lars Wisløff Sandring" w:date="2023-11-30T21:44:00Z">
            <w:rPr>
              <w:i/>
              <w:iCs/>
              <w:lang w:val="en-US"/>
            </w:rPr>
          </w:rPrChange>
        </w:rPr>
        <w:t>reduce</w:t>
      </w:r>
      <w:r w:rsidRPr="00E54CDD">
        <w:rPr>
          <w:lang w:val="en-GB"/>
          <w:rPrChange w:id="1585" w:author="Vetle Lars Wisløff Sandring" w:date="2023-11-30T21:44:00Z">
            <w:rPr>
              <w:lang w:val="en-US"/>
            </w:rPr>
          </w:rPrChange>
        </w:rPr>
        <w:t xml:space="preserve"> the responsibility of the Labour Party of the Alta-controversy by blaming wrongful projections that were beyond the Party's responsibility, and at the same time distancing the institution from the Labour Party ministers who had sponsored the construction, much indicate that these statements further implicated the Labour Party. It was on the other hand seen as a confession to the Labour Party's role in carrying out the dam on an unjustified basis. The statements of the current leader of the Labour Party, Gro Harlem Brundtland, in 1990, further supported this view as the Labour Party as an institution being responsible of the conflict, as Brundtland had been Ministry of Environmentalism in the panning-phase of the damming, and became Prime minister when Oddvar Nordli resigned in 1981, during the midst of the conflict. When asked whether she believed the Alta-damming was necessary, she replied: </w:t>
      </w:r>
    </w:p>
    <w:p w14:paraId="5012979D" w14:textId="77777777" w:rsidR="00091616" w:rsidRPr="00E54CDD" w:rsidRDefault="00091616" w:rsidP="00007805">
      <w:pPr>
        <w:ind w:left="720"/>
        <w:rPr>
          <w:i/>
          <w:iCs/>
          <w:lang w:val="en-GB"/>
          <w:rPrChange w:id="1586" w:author="Vetle Lars Wisløff Sandring" w:date="2023-11-30T21:44:00Z">
            <w:rPr>
              <w:i/>
              <w:iCs/>
              <w:lang w:val="en-US"/>
            </w:rPr>
          </w:rPrChange>
        </w:rPr>
      </w:pPr>
      <w:r w:rsidRPr="00E54CDD">
        <w:rPr>
          <w:i/>
          <w:iCs/>
          <w:lang w:val="en-GB"/>
          <w:rPrChange w:id="1587" w:author="Vetle Lars Wisløff Sandring" w:date="2023-11-30T21:44:00Z">
            <w:rPr>
              <w:i/>
              <w:iCs/>
              <w:lang w:val="en-US"/>
            </w:rPr>
          </w:rPrChange>
        </w:rPr>
        <w:t>"If one looks back at the 70s and 80s, the expectations and belief that a very extensive power development was necessary were not entirely justified. It has simply been shown that energy forecasts were lower. However, that is something one can say in hindsight, knowing how the developments unfolded later in the 80s."</w:t>
      </w:r>
      <w:r w:rsidRPr="00E54CDD">
        <w:rPr>
          <w:i/>
          <w:iCs/>
          <w:vertAlign w:val="superscript"/>
          <w:lang w:val="en-GB"/>
          <w:rPrChange w:id="1588" w:author="Vetle Lars Wisløff Sandring" w:date="2023-11-30T21:44:00Z">
            <w:rPr>
              <w:i/>
              <w:iCs/>
              <w:vertAlign w:val="superscript"/>
              <w:lang w:val="en-US"/>
            </w:rPr>
          </w:rPrChange>
        </w:rPr>
        <w:footnoteReference w:id="45"/>
      </w:r>
    </w:p>
    <w:p w14:paraId="744F4EFA" w14:textId="3DCF368D" w:rsidR="00091616" w:rsidRPr="00E54CDD" w:rsidRDefault="00091616" w:rsidP="00091616">
      <w:pPr>
        <w:rPr>
          <w:lang w:val="en-GB"/>
          <w:rPrChange w:id="1592" w:author="Vetle Lars Wisløff Sandring" w:date="2023-11-30T21:44:00Z">
            <w:rPr>
              <w:lang w:val="en-US"/>
            </w:rPr>
          </w:rPrChange>
        </w:rPr>
      </w:pPr>
      <w:r w:rsidRPr="00E54CDD">
        <w:rPr>
          <w:lang w:val="en-GB"/>
          <w:rPrChange w:id="1593" w:author="Vetle Lars Wisløff Sandring" w:date="2023-11-30T21:44:00Z">
            <w:rPr>
              <w:lang w:val="en-US"/>
            </w:rPr>
          </w:rPrChange>
        </w:rPr>
        <w:t xml:space="preserve">While also blaming faulty projections of the future energy requirements, the newspapers interpreted this as an admittance to guilt for the Labour Party carrying out the damming and thereby creating the conflict without grounds. Additionally, the </w:t>
      </w:r>
      <w:r w:rsidRPr="00E54CDD">
        <w:rPr>
          <w:lang w:val="en-GB"/>
          <w:rPrChange w:id="1594" w:author="Vetle Lars Wisløff Sandring" w:date="2023-11-30T21:44:00Z">
            <w:rPr>
              <w:lang w:val="en-US"/>
            </w:rPr>
          </w:rPrChange>
        </w:rPr>
        <w:lastRenderedPageBreak/>
        <w:t xml:space="preserve">newspapers in 1987 underscored that there </w:t>
      </w:r>
      <w:r w:rsidRPr="00E54CDD">
        <w:rPr>
          <w:i/>
          <w:iCs/>
          <w:lang w:val="en-GB"/>
          <w:rPrChange w:id="1595" w:author="Vetle Lars Wisløff Sandring" w:date="2023-11-30T21:44:00Z">
            <w:rPr>
              <w:i/>
              <w:iCs/>
              <w:lang w:val="en-US"/>
            </w:rPr>
          </w:rPrChange>
        </w:rPr>
        <w:t>had</w:t>
      </w:r>
      <w:r w:rsidRPr="00E54CDD">
        <w:rPr>
          <w:lang w:val="en-GB"/>
          <w:rPrChange w:id="1596" w:author="Vetle Lars Wisløff Sandring" w:date="2023-11-30T21:44:00Z">
            <w:rPr>
              <w:lang w:val="en-US"/>
            </w:rPr>
          </w:rPrChange>
        </w:rPr>
        <w:t xml:space="preserve"> existed projections that contradicted the urgent necessity of the damming during the Alta-controversy, but that the government had refused these as the construction of the dam had become a matter of prestige for the </w:t>
      </w:r>
      <w:del w:id="1597" w:author="Vetle Lars Wisløff Sandring" w:date="2023-11-30T21:36:00Z">
        <w:r w:rsidRPr="00E54CDD" w:rsidDel="00ED62D4">
          <w:rPr>
            <w:lang w:val="en-GB"/>
            <w:rPrChange w:id="1598" w:author="Vetle Lars Wisløff Sandring" w:date="2023-11-30T21:44:00Z">
              <w:rPr>
                <w:lang w:val="en-US"/>
              </w:rPr>
            </w:rPrChange>
          </w:rPr>
          <w:delText>Labor</w:delText>
        </w:r>
      </w:del>
      <w:ins w:id="1599" w:author="Vetle Lars Wisløff Sandring" w:date="2023-11-30T21:36:00Z">
        <w:r w:rsidR="00ED62D4" w:rsidRPr="00E54CDD">
          <w:rPr>
            <w:lang w:val="en-GB"/>
          </w:rPr>
          <w:t>Labour</w:t>
        </w:r>
      </w:ins>
      <w:r w:rsidRPr="00E54CDD">
        <w:rPr>
          <w:lang w:val="en-GB"/>
          <w:rPrChange w:id="1600" w:author="Vetle Lars Wisløff Sandring" w:date="2023-11-30T21:44:00Z">
            <w:rPr>
              <w:lang w:val="en-US"/>
            </w:rPr>
          </w:rPrChange>
        </w:rPr>
        <w:t xml:space="preserve"> Government. Brundtland's responsibility during the Alta-controversy and her current role as leader of the Labour Party and soon-to-be prime minister again from 1990-1996 further institutionalized the responsibility of the Labour Party.</w:t>
      </w:r>
    </w:p>
    <w:p w14:paraId="4E03DB99" w14:textId="77777777" w:rsidR="00007805" w:rsidRPr="00E54CDD" w:rsidRDefault="00007805" w:rsidP="00091616">
      <w:pPr>
        <w:rPr>
          <w:b/>
          <w:bCs/>
          <w:lang w:val="en-GB"/>
          <w:rPrChange w:id="1601" w:author="Vetle Lars Wisløff Sandring" w:date="2023-11-30T21:44:00Z">
            <w:rPr>
              <w:b/>
              <w:bCs/>
              <w:lang w:val="en-US"/>
            </w:rPr>
          </w:rPrChange>
        </w:rPr>
      </w:pPr>
    </w:p>
    <w:p w14:paraId="2195D112" w14:textId="77777777" w:rsidR="00091616" w:rsidRPr="00E54CDD" w:rsidRDefault="00091616" w:rsidP="00091616">
      <w:pPr>
        <w:rPr>
          <w:lang w:val="en-GB"/>
          <w:rPrChange w:id="1602" w:author="Vetle Lars Wisløff Sandring" w:date="2023-11-30T21:44:00Z">
            <w:rPr>
              <w:lang w:val="en-US"/>
            </w:rPr>
          </w:rPrChange>
        </w:rPr>
      </w:pPr>
      <w:r w:rsidRPr="00E54CDD">
        <w:rPr>
          <w:lang w:val="en-GB"/>
          <w:rPrChange w:id="1603" w:author="Vetle Lars Wisløff Sandring" w:date="2023-11-30T21:44:00Z">
            <w:rPr>
              <w:lang w:val="en-US"/>
            </w:rPr>
          </w:rPrChange>
        </w:rPr>
        <w:t>While Edy states that public officials who retain their position have the power to sponsor their narrative of the past in the aftermath, the Alta-controversy illustrates there is no guarantee for this narrative being accepted by the newspapers.</w:t>
      </w:r>
      <w:r w:rsidRPr="00E54CDD">
        <w:rPr>
          <w:vertAlign w:val="superscript"/>
          <w:lang w:val="en-GB"/>
          <w:rPrChange w:id="1604" w:author="Vetle Lars Wisløff Sandring" w:date="2023-11-30T21:44:00Z">
            <w:rPr>
              <w:vertAlign w:val="superscript"/>
              <w:lang w:val="en-US"/>
            </w:rPr>
          </w:rPrChange>
        </w:rPr>
        <w:footnoteReference w:id="46"/>
      </w:r>
      <w:r w:rsidRPr="00E54CDD">
        <w:rPr>
          <w:lang w:val="en-GB"/>
          <w:rPrChange w:id="1615" w:author="Vetle Lars Wisløff Sandring" w:date="2023-11-30T21:44:00Z">
            <w:rPr>
              <w:lang w:val="en-US"/>
            </w:rPr>
          </w:rPrChange>
        </w:rPr>
        <w:t xml:space="preserve"> Even when Labour officials attempted to mitigate this responsibility by admitting an unfortunate outcome of the Alta-controversy, their attempts to distance themselves from the question of guilt were, on the other hand, interpreted as a confession. </w:t>
      </w:r>
    </w:p>
    <w:p w14:paraId="45FD37AA" w14:textId="77777777" w:rsidR="00007805" w:rsidRPr="00E54CDD" w:rsidRDefault="00007805" w:rsidP="00091616">
      <w:pPr>
        <w:rPr>
          <w:b/>
          <w:bCs/>
          <w:lang w:val="en-GB"/>
          <w:rPrChange w:id="1616" w:author="Vetle Lars Wisløff Sandring" w:date="2023-11-30T21:44:00Z">
            <w:rPr>
              <w:b/>
              <w:bCs/>
              <w:lang w:val="en-US"/>
            </w:rPr>
          </w:rPrChange>
        </w:rPr>
      </w:pPr>
    </w:p>
    <w:p w14:paraId="41844C5C" w14:textId="77777777" w:rsidR="00E54CDD" w:rsidRPr="00E54CDD" w:rsidRDefault="00091616" w:rsidP="00E54CDD">
      <w:pPr>
        <w:keepNext/>
        <w:rPr>
          <w:ins w:id="1617" w:author="Vetle Lars Wisløff Sandring" w:date="2023-11-30T21:44:00Z"/>
          <w:lang w:val="en-GB"/>
          <w:rPrChange w:id="1618" w:author="Vetle Lars Wisløff Sandring" w:date="2023-11-30T21:44:00Z">
            <w:rPr>
              <w:ins w:id="1619" w:author="Vetle Lars Wisløff Sandring" w:date="2023-11-30T21:44:00Z"/>
            </w:rPr>
          </w:rPrChange>
        </w:rPr>
        <w:pPrChange w:id="1620" w:author="Vetle Lars Wisløff Sandring" w:date="2023-11-30T21:44:00Z">
          <w:pPr/>
        </w:pPrChange>
      </w:pPr>
      <w:r w:rsidRPr="00E54CDD">
        <w:rPr>
          <w:lang w:val="en-GB"/>
          <w:rPrChange w:id="1621" w:author="Vetle Lars Wisløff Sandring" w:date="2023-11-30T21:44:00Z">
            <w:rPr>
              <w:lang w:val="en-US"/>
            </w:rPr>
          </w:rPrChange>
        </w:rPr>
        <w:drawing>
          <wp:inline distT="0" distB="0" distL="0" distR="0" wp14:anchorId="6A98418E" wp14:editId="6B61CC86">
            <wp:extent cx="6430780" cy="5136234"/>
            <wp:effectExtent l="25400" t="25400" r="20955" b="20320"/>
            <wp:docPr id="141915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273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1915" cy="5161102"/>
                    </a:xfrm>
                    <a:prstGeom prst="rect">
                      <a:avLst/>
                    </a:prstGeom>
                    <a:ln w="15875">
                      <a:solidFill>
                        <a:schemeClr val="tx1"/>
                      </a:solidFill>
                    </a:ln>
                  </pic:spPr>
                </pic:pic>
              </a:graphicData>
            </a:graphic>
          </wp:inline>
        </w:drawing>
      </w:r>
    </w:p>
    <w:p w14:paraId="1E04E474" w14:textId="28BC759C" w:rsidR="0027258B" w:rsidRPr="00E54CDD" w:rsidRDefault="00E54CDD" w:rsidP="00E54CDD">
      <w:pPr>
        <w:pStyle w:val="Caption"/>
        <w:rPr>
          <w:lang w:val="en-GB"/>
          <w:rPrChange w:id="1622" w:author="Vetle Lars Wisløff Sandring" w:date="2023-11-30T21:44:00Z">
            <w:rPr>
              <w:lang w:val="en-US"/>
            </w:rPr>
          </w:rPrChange>
        </w:rPr>
        <w:pPrChange w:id="1623" w:author="Vetle Lars Wisløff Sandring" w:date="2023-11-30T21:44:00Z">
          <w:pPr/>
        </w:pPrChange>
      </w:pPr>
      <w:ins w:id="1624" w:author="Vetle Lars Wisløff Sandring" w:date="2023-11-30T21:44:00Z">
        <w:r w:rsidRPr="00E54CDD">
          <w:rPr>
            <w:lang w:val="en-GB"/>
            <w:rPrChange w:id="1625" w:author="Vetle Lars Wisløff Sandring" w:date="2023-11-30T21:44:00Z">
              <w:rPr>
                <w:lang w:val="nb-NO"/>
              </w:rPr>
            </w:rPrChange>
          </w:rPr>
          <w:t xml:space="preserve">Figure 4 show an increase in framings of the Alta-Controversy as a Sámi </w:t>
        </w:r>
      </w:ins>
      <w:ins w:id="1626" w:author="Vetle Lars Wisløff Sandring" w:date="2023-11-30T21:46:00Z">
        <w:r w:rsidR="00EC0B73" w:rsidRPr="00EC0B73">
          <w:rPr>
            <w:lang w:val="en-GB"/>
          </w:rPr>
          <w:t>issue.</w:t>
        </w:r>
      </w:ins>
    </w:p>
    <w:p w14:paraId="3971A082" w14:textId="77777777" w:rsidR="0027258B" w:rsidRPr="00E54CDD" w:rsidRDefault="0027258B" w:rsidP="00091616">
      <w:pPr>
        <w:rPr>
          <w:lang w:val="en-GB"/>
          <w:rPrChange w:id="1627" w:author="Vetle Lars Wisløff Sandring" w:date="2023-11-30T21:44:00Z">
            <w:rPr>
              <w:lang w:val="en-US"/>
            </w:rPr>
          </w:rPrChange>
        </w:rPr>
      </w:pPr>
    </w:p>
    <w:p w14:paraId="46D3F2AD" w14:textId="77777777" w:rsidR="00EC2644" w:rsidRDefault="00091616" w:rsidP="00091616">
      <w:pPr>
        <w:rPr>
          <w:lang w:val="en-GB"/>
        </w:rPr>
      </w:pPr>
      <w:r w:rsidRPr="00E54CDD">
        <w:rPr>
          <w:lang w:val="en-GB"/>
          <w:rPrChange w:id="1628" w:author="Vetle Lars Wisløff Sandring" w:date="2023-11-30T21:44:00Z">
            <w:rPr>
              <w:lang w:val="en-US"/>
            </w:rPr>
          </w:rPrChange>
        </w:rPr>
        <w:t xml:space="preserve">This institutionalizing of the guilt to the Labour Party is contributary to the framing of “Pro-construction” remains the dominant frame of interpretation for most of the period (figure 5). The plot has several peaks in the </w:t>
      </w:r>
      <w:del w:id="1629" w:author="Vetle Lars Wisløff Sandring" w:date="2023-11-30T21:37:00Z">
        <w:r w:rsidRPr="00E54CDD" w:rsidDel="00ED62D4">
          <w:rPr>
            <w:lang w:val="en-GB"/>
            <w:rPrChange w:id="1630" w:author="Vetle Lars Wisløff Sandring" w:date="2023-11-30T21:44:00Z">
              <w:rPr>
                <w:lang w:val="en-US"/>
              </w:rPr>
            </w:rPrChange>
          </w:rPr>
          <w:delText>period, and</w:delText>
        </w:r>
      </w:del>
      <w:ins w:id="1631" w:author="Vetle Lars Wisløff Sandring" w:date="2023-11-30T21:37:00Z">
        <w:r w:rsidR="00ED62D4" w:rsidRPr="00E54CDD">
          <w:rPr>
            <w:lang w:val="en-GB"/>
          </w:rPr>
          <w:t>period and</w:t>
        </w:r>
      </w:ins>
      <w:r w:rsidRPr="00E54CDD">
        <w:rPr>
          <w:lang w:val="en-GB"/>
          <w:rPrChange w:id="1632" w:author="Vetle Lars Wisløff Sandring" w:date="2023-11-30T21:44:00Z">
            <w:rPr>
              <w:lang w:val="en-US"/>
            </w:rPr>
          </w:rPrChange>
        </w:rPr>
        <w:t xml:space="preserve"> increases throughout the period: the 1987 peak is related to the statements of Nystad. One can also make note of the “pro-construction” framing rising due to the debate that followed the statements. The 1990 peak is related to the Statements of Brundtland. In 1991, at the 10-year commemoration of the “Battle of Stilla”</w:t>
      </w:r>
      <w:ins w:id="1633" w:author="Vetle Lars Wisløff Sandring" w:date="2023-11-30T21:48:00Z">
        <w:r w:rsidR="00EC0B73">
          <w:rPr>
            <w:rStyle w:val="FootnoteReference"/>
            <w:lang w:val="en-GB"/>
          </w:rPr>
          <w:footnoteReference w:id="47"/>
        </w:r>
      </w:ins>
      <w:r w:rsidRPr="00E54CDD">
        <w:rPr>
          <w:lang w:val="en-GB"/>
          <w:rPrChange w:id="1644" w:author="Vetle Lars Wisløff Sandring" w:date="2023-11-30T21:44:00Z">
            <w:rPr>
              <w:lang w:val="en-US"/>
            </w:rPr>
          </w:rPrChange>
        </w:rPr>
        <w:t xml:space="preserve"> in Alta, the director of the NVE stated that “We would have managed without Alta-dam.”, and subsequently proposed energy efficiency measures as an alternative to future build-outs.</w:t>
      </w:r>
      <w:r w:rsidRPr="00E54CDD">
        <w:rPr>
          <w:vertAlign w:val="superscript"/>
          <w:lang w:val="en-GB"/>
          <w:rPrChange w:id="1645" w:author="Vetle Lars Wisløff Sandring" w:date="2023-11-30T21:44:00Z">
            <w:rPr>
              <w:vertAlign w:val="superscript"/>
              <w:lang w:val="en-US"/>
            </w:rPr>
          </w:rPrChange>
        </w:rPr>
        <w:footnoteReference w:id="48"/>
      </w:r>
      <w:r w:rsidRPr="00E54CDD">
        <w:rPr>
          <w:lang w:val="en-GB"/>
          <w:rPrChange w:id="1650" w:author="Vetle Lars Wisløff Sandring" w:date="2023-11-30T21:44:00Z">
            <w:rPr>
              <w:lang w:val="en-US"/>
            </w:rPr>
          </w:rPrChange>
        </w:rPr>
        <w:t xml:space="preserve"> In 1994, during the referendum on Norwegian EU membership, Brundtland’s advocacy for joining the union was questioned as another case of misinformation regarding the circumstances.</w:t>
      </w:r>
      <w:r w:rsidRPr="00E54CDD">
        <w:rPr>
          <w:vertAlign w:val="superscript"/>
          <w:lang w:val="en-GB"/>
          <w:rPrChange w:id="1651" w:author="Vetle Lars Wisløff Sandring" w:date="2023-11-30T21:44:00Z">
            <w:rPr>
              <w:vertAlign w:val="superscript"/>
              <w:lang w:val="en-US"/>
            </w:rPr>
          </w:rPrChange>
        </w:rPr>
        <w:footnoteReference w:id="49"/>
      </w:r>
      <w:r w:rsidRPr="00E54CDD">
        <w:rPr>
          <w:lang w:val="en-GB"/>
          <w:rPrChange w:id="1657" w:author="Vetle Lars Wisløff Sandring" w:date="2023-11-30T21:44:00Z">
            <w:rPr>
              <w:lang w:val="en-US"/>
            </w:rPr>
          </w:rPrChange>
        </w:rPr>
        <w:t xml:space="preserve"> </w:t>
      </w:r>
    </w:p>
    <w:p w14:paraId="680FF8A5" w14:textId="77777777" w:rsidR="00EC2644" w:rsidRDefault="00EC2644" w:rsidP="00091616">
      <w:pPr>
        <w:rPr>
          <w:lang w:val="en-GB"/>
        </w:rPr>
      </w:pPr>
    </w:p>
    <w:p w14:paraId="0B8269F2" w14:textId="0030B803" w:rsidR="00091616" w:rsidRPr="00E54CDD" w:rsidRDefault="00091616" w:rsidP="00091616">
      <w:pPr>
        <w:rPr>
          <w:lang w:val="en-GB"/>
          <w:rPrChange w:id="1658" w:author="Vetle Lars Wisløff Sandring" w:date="2023-11-30T21:44:00Z">
            <w:rPr>
              <w:lang w:val="en-US"/>
            </w:rPr>
          </w:rPrChange>
        </w:rPr>
      </w:pPr>
      <w:r w:rsidRPr="00E54CDD">
        <w:rPr>
          <w:lang w:val="en-GB"/>
          <w:rPrChange w:id="1659" w:author="Vetle Lars Wisløff Sandring" w:date="2023-11-30T21:44:00Z">
            <w:rPr>
              <w:lang w:val="en-US"/>
            </w:rPr>
          </w:rPrChange>
        </w:rPr>
        <w:t xml:space="preserve">The 1995 peak is related to several feature articles written about then prime minister Brundtland meeting former protester Inger Anne Sara Gaup, who was one of 15 </w:t>
      </w:r>
      <w:del w:id="1660" w:author="Vetle Lars Wisløff Sandring" w:date="2023-11-30T21:25:00Z">
        <w:r w:rsidRPr="00E54CDD" w:rsidDel="00E060C0">
          <w:rPr>
            <w:lang w:val="en-GB"/>
            <w:rPrChange w:id="1661" w:author="Vetle Lars Wisløff Sandring" w:date="2023-11-30T21:44:00Z">
              <w:rPr>
                <w:lang w:val="en-US"/>
              </w:rPr>
            </w:rPrChange>
          </w:rPr>
          <w:delText>Sami</w:delText>
        </w:r>
      </w:del>
      <w:ins w:id="1662" w:author="Vetle Lars Wisløff Sandring" w:date="2023-11-30T21:25:00Z">
        <w:r w:rsidR="00E060C0" w:rsidRPr="00E54CDD">
          <w:rPr>
            <w:lang w:val="en-GB"/>
          </w:rPr>
          <w:t>Sámi</w:t>
        </w:r>
      </w:ins>
      <w:r w:rsidRPr="00E54CDD">
        <w:rPr>
          <w:lang w:val="en-GB"/>
          <w:rPrChange w:id="1663" w:author="Vetle Lars Wisløff Sandring" w:date="2023-11-30T21:44:00Z">
            <w:rPr>
              <w:lang w:val="en-US"/>
            </w:rPr>
          </w:rPrChange>
        </w:rPr>
        <w:t xml:space="preserve"> women who occupied the offices of Brundtland during the Alta-controversy. Here, Brundtland is confronted with her own responsibilities for the damming as Minister of Environment during the planning of the construction.</w:t>
      </w:r>
      <w:r w:rsidRPr="00E54CDD">
        <w:rPr>
          <w:vertAlign w:val="superscript"/>
          <w:lang w:val="en-GB"/>
          <w:rPrChange w:id="1664" w:author="Vetle Lars Wisløff Sandring" w:date="2023-11-30T21:44:00Z">
            <w:rPr>
              <w:vertAlign w:val="superscript"/>
              <w:lang w:val="en-US"/>
            </w:rPr>
          </w:rPrChange>
        </w:rPr>
        <w:footnoteReference w:id="50"/>
      </w:r>
      <w:r w:rsidRPr="00E54CDD">
        <w:rPr>
          <w:lang w:val="en-GB"/>
          <w:rPrChange w:id="1675" w:author="Vetle Lars Wisløff Sandring" w:date="2023-11-30T21:44:00Z">
            <w:rPr>
              <w:lang w:val="en-US"/>
            </w:rPr>
          </w:rPrChange>
        </w:rPr>
        <w:t xml:space="preserve"> In 1997, then prime minister of the Labour Party Thorbjørn Jagland compared the commotion surrounding the planned gas powerplant with the Alta-controversy, declaring, “The situation of the Alta-protests </w:t>
      </w:r>
      <w:del w:id="1676" w:author="Vetle Lars Wisløff Sandring" w:date="2023-11-30T21:45:00Z">
        <w:r w:rsidRPr="00E54CDD" w:rsidDel="00EC0B73">
          <w:rPr>
            <w:lang w:val="en-GB"/>
            <w:rPrChange w:id="1677" w:author="Vetle Lars Wisløff Sandring" w:date="2023-11-30T21:44:00Z">
              <w:rPr>
                <w:lang w:val="en-US"/>
              </w:rPr>
            </w:rPrChange>
          </w:rPr>
          <w:delText>were</w:delText>
        </w:r>
      </w:del>
      <w:ins w:id="1678" w:author="Vetle Lars Wisløff Sandring" w:date="2023-11-30T21:45:00Z">
        <w:r w:rsidR="00EC0B73" w:rsidRPr="00EC0B73">
          <w:rPr>
            <w:lang w:val="en-GB"/>
          </w:rPr>
          <w:t>was</w:t>
        </w:r>
      </w:ins>
      <w:r w:rsidRPr="00E54CDD">
        <w:rPr>
          <w:lang w:val="en-GB"/>
          <w:rPrChange w:id="1679" w:author="Vetle Lars Wisløff Sandring" w:date="2023-11-30T21:44:00Z">
            <w:rPr>
              <w:lang w:val="en-US"/>
            </w:rPr>
          </w:rPrChange>
        </w:rPr>
        <w:t xml:space="preserve"> not good. We need therefore to do everything possible to avoid </w:t>
      </w:r>
      <w:del w:id="1680" w:author="Vetle Lars Wisløff Sandring" w:date="2023-11-30T21:37:00Z">
        <w:r w:rsidRPr="00E54CDD" w:rsidDel="00ED62D4">
          <w:rPr>
            <w:lang w:val="en-GB"/>
            <w:rPrChange w:id="1681" w:author="Vetle Lars Wisløff Sandring" w:date="2023-11-30T21:44:00Z">
              <w:rPr>
                <w:lang w:val="en-US"/>
              </w:rPr>
            </w:rPrChange>
          </w:rPr>
          <w:delText>maneuvering</w:delText>
        </w:r>
      </w:del>
      <w:ins w:id="1682" w:author="Vetle Lars Wisløff Sandring" w:date="2023-11-30T21:37:00Z">
        <w:r w:rsidR="00ED62D4" w:rsidRPr="00E54CDD">
          <w:rPr>
            <w:lang w:val="en-GB"/>
          </w:rPr>
          <w:t>manoeuvring</w:t>
        </w:r>
      </w:ins>
      <w:r w:rsidRPr="00E54CDD">
        <w:rPr>
          <w:lang w:val="en-GB"/>
          <w:rPrChange w:id="1683" w:author="Vetle Lars Wisløff Sandring" w:date="2023-11-30T21:44:00Z">
            <w:rPr>
              <w:lang w:val="en-US"/>
            </w:rPr>
          </w:rPrChange>
        </w:rPr>
        <w:t xml:space="preserve"> into a similar situation where the circumstance has not been mapped out sufficiently”.</w:t>
      </w:r>
      <w:r w:rsidRPr="00E54CDD">
        <w:rPr>
          <w:vertAlign w:val="superscript"/>
          <w:lang w:val="en-GB"/>
          <w:rPrChange w:id="1684" w:author="Vetle Lars Wisløff Sandring" w:date="2023-11-30T21:44:00Z">
            <w:rPr>
              <w:vertAlign w:val="superscript"/>
              <w:lang w:val="en-US"/>
            </w:rPr>
          </w:rPrChange>
        </w:rPr>
        <w:footnoteReference w:id="51"/>
      </w:r>
      <w:r w:rsidRPr="00E54CDD">
        <w:rPr>
          <w:lang w:val="en-GB"/>
          <w:rPrChange w:id="1695" w:author="Vetle Lars Wisløff Sandring" w:date="2023-11-30T21:44:00Z">
            <w:rPr>
              <w:lang w:val="en-US"/>
            </w:rPr>
          </w:rPrChange>
        </w:rPr>
        <w:t xml:space="preserve"> The 2001 peak is related to the 20-year commemoration of the Battle of Stilla, and Prime Minister Jens Stoltenberg of the Labour Party declares in the new year's speech that “the period of large-scale hydropower plant developments are over” and that “The Alta-controversy marked the beginning of the end”.</w:t>
      </w:r>
      <w:r w:rsidRPr="00E54CDD">
        <w:rPr>
          <w:vertAlign w:val="superscript"/>
          <w:lang w:val="en-GB"/>
          <w:rPrChange w:id="1696" w:author="Vetle Lars Wisløff Sandring" w:date="2023-11-30T21:44:00Z">
            <w:rPr>
              <w:vertAlign w:val="superscript"/>
              <w:lang w:val="en-US"/>
            </w:rPr>
          </w:rPrChange>
        </w:rPr>
        <w:footnoteReference w:id="52"/>
      </w:r>
      <w:r w:rsidRPr="00E54CDD">
        <w:rPr>
          <w:lang w:val="en-GB"/>
          <w:rPrChange w:id="1707" w:author="Vetle Lars Wisløff Sandring" w:date="2023-11-30T21:44:00Z">
            <w:rPr>
              <w:lang w:val="en-US"/>
            </w:rPr>
          </w:rPrChange>
        </w:rPr>
        <w:t xml:space="preserve"> </w:t>
      </w:r>
    </w:p>
    <w:p w14:paraId="3C16C71D" w14:textId="77777777" w:rsidR="00007805" w:rsidRPr="00E54CDD" w:rsidRDefault="00007805" w:rsidP="00091616">
      <w:pPr>
        <w:rPr>
          <w:b/>
          <w:bCs/>
          <w:lang w:val="en-GB"/>
          <w:rPrChange w:id="1708" w:author="Vetle Lars Wisløff Sandring" w:date="2023-11-30T21:44:00Z">
            <w:rPr>
              <w:b/>
              <w:bCs/>
              <w:lang w:val="en-US"/>
            </w:rPr>
          </w:rPrChange>
        </w:rPr>
      </w:pPr>
    </w:p>
    <w:p w14:paraId="4BA8C0A5" w14:textId="770C2C9A" w:rsidR="00F01779" w:rsidRPr="00E54CDD" w:rsidDel="006B1BFB" w:rsidRDefault="00091616">
      <w:pPr>
        <w:rPr>
          <w:del w:id="1709" w:author="Vetle Lars Wisløff Sandring" w:date="2023-11-30T21:57:00Z"/>
          <w:lang w:val="en-GB"/>
          <w:rPrChange w:id="1710" w:author="Vetle Lars Wisløff Sandring" w:date="2023-11-30T21:44:00Z">
            <w:rPr>
              <w:del w:id="1711" w:author="Vetle Lars Wisløff Sandring" w:date="2023-11-30T21:57:00Z"/>
              <w:lang w:val="en-US"/>
            </w:rPr>
          </w:rPrChange>
        </w:rPr>
      </w:pPr>
      <w:r w:rsidRPr="00E54CDD">
        <w:rPr>
          <w:lang w:val="en-GB"/>
          <w:rPrChange w:id="1712" w:author="Vetle Lars Wisløff Sandring" w:date="2023-11-30T21:44:00Z">
            <w:rPr>
              <w:lang w:val="en-US"/>
            </w:rPr>
          </w:rPrChange>
        </w:rPr>
        <w:t>All these events are examples of where the Alta-controversy were made relevant to not just Brundtland, but all leaders of the Labour Party in posterity when confronted with cases which contained the elements of environmentalism and possible conflict. Zelizer calls this to “invoke the past through its form”, where past events are compared to the present through an allegory.</w:t>
      </w:r>
      <w:r w:rsidRPr="00E54CDD">
        <w:rPr>
          <w:vertAlign w:val="superscript"/>
          <w:lang w:val="en-GB"/>
          <w:rPrChange w:id="1713" w:author="Vetle Lars Wisløff Sandring" w:date="2023-11-30T21:44:00Z">
            <w:rPr>
              <w:vertAlign w:val="superscript"/>
              <w:lang w:val="en-US"/>
            </w:rPr>
          </w:rPrChange>
        </w:rPr>
        <w:footnoteReference w:id="53"/>
      </w:r>
      <w:r w:rsidRPr="00E54CDD">
        <w:rPr>
          <w:lang w:val="en-GB"/>
          <w:rPrChange w:id="1724" w:author="Vetle Lars Wisløff Sandring" w:date="2023-11-30T21:44:00Z">
            <w:rPr>
              <w:lang w:val="en-US"/>
            </w:rPr>
          </w:rPrChange>
        </w:rPr>
        <w:t xml:space="preserve"> As the Labour Party itself was implicated in the Alta-controversy, changes of leadership made no difference to the institution's responsibility </w:t>
      </w:r>
      <w:r w:rsidRPr="00E54CDD">
        <w:rPr>
          <w:lang w:val="en-GB"/>
          <w:rPrChange w:id="1725" w:author="Vetle Lars Wisløff Sandring" w:date="2023-11-30T21:44:00Z">
            <w:rPr>
              <w:lang w:val="en-US"/>
            </w:rPr>
          </w:rPrChange>
        </w:rPr>
        <w:lastRenderedPageBreak/>
        <w:t xml:space="preserve">in the conflict. To Brundtland, however, the Alta-controversy became an allegory to her ability to make </w:t>
      </w:r>
      <w:r w:rsidRPr="00E54CDD">
        <w:rPr>
          <w:i/>
          <w:iCs/>
          <w:lang w:val="en-GB"/>
          <w:rPrChange w:id="1726" w:author="Vetle Lars Wisløff Sandring" w:date="2023-11-30T21:44:00Z">
            <w:rPr>
              <w:i/>
              <w:iCs/>
              <w:lang w:val="en-US"/>
            </w:rPr>
          </w:rPrChange>
        </w:rPr>
        <w:t>any</w:t>
      </w:r>
      <w:r w:rsidRPr="00E54CDD">
        <w:rPr>
          <w:lang w:val="en-GB"/>
          <w:rPrChange w:id="1727" w:author="Vetle Lars Wisløff Sandring" w:date="2023-11-30T21:44:00Z">
            <w:rPr>
              <w:lang w:val="en-US"/>
            </w:rPr>
          </w:rPrChange>
        </w:rPr>
        <w:t xml:space="preserve"> sort of mistake. </w:t>
      </w:r>
    </w:p>
    <w:p w14:paraId="61D8FCF0" w14:textId="77777777" w:rsidR="00240E94" w:rsidRPr="00E54CDD" w:rsidDel="006B1BFB" w:rsidRDefault="00240E94">
      <w:pPr>
        <w:rPr>
          <w:del w:id="1728" w:author="Vetle Lars Wisløff Sandring" w:date="2023-11-30T21:57:00Z"/>
          <w:lang w:val="en-GB"/>
          <w:rPrChange w:id="1729" w:author="Vetle Lars Wisløff Sandring" w:date="2023-11-30T21:44:00Z">
            <w:rPr>
              <w:del w:id="1730" w:author="Vetle Lars Wisløff Sandring" w:date="2023-11-30T21:57:00Z"/>
              <w:lang w:val="en-US"/>
            </w:rPr>
          </w:rPrChange>
        </w:rPr>
      </w:pPr>
    </w:p>
    <w:p w14:paraId="47CBBE17" w14:textId="77777777" w:rsidR="00240E94" w:rsidRPr="00E54CDD" w:rsidDel="006B1BFB" w:rsidRDefault="00240E94">
      <w:pPr>
        <w:rPr>
          <w:del w:id="1731" w:author="Vetle Lars Wisløff Sandring" w:date="2023-11-30T21:57:00Z"/>
          <w:lang w:val="en-GB"/>
          <w:rPrChange w:id="1732" w:author="Vetle Lars Wisløff Sandring" w:date="2023-11-30T21:44:00Z">
            <w:rPr>
              <w:del w:id="1733" w:author="Vetle Lars Wisløff Sandring" w:date="2023-11-30T21:57:00Z"/>
              <w:lang w:val="en-US"/>
            </w:rPr>
          </w:rPrChange>
        </w:rPr>
      </w:pPr>
    </w:p>
    <w:p w14:paraId="66892537" w14:textId="77777777" w:rsidR="00240E94" w:rsidRPr="00E54CDD" w:rsidRDefault="00240E94">
      <w:pPr>
        <w:rPr>
          <w:lang w:val="en-GB"/>
          <w:rPrChange w:id="1734" w:author="Vetle Lars Wisløff Sandring" w:date="2023-11-30T21:44:00Z">
            <w:rPr/>
          </w:rPrChange>
        </w:rPr>
      </w:pPr>
    </w:p>
    <w:sectPr w:rsidR="00240E94" w:rsidRPr="00E54CDD">
      <w:footerReference w:type="even" r:id="rId16"/>
      <w:footerReference w:type="default" r:id="rId1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6" w:author="Vetle Lars Wisløff Sandring" w:date="2023-11-30T19:30:00Z" w:initials="VLWS">
    <w:p w14:paraId="421EC8D0" w14:textId="77777777" w:rsidR="004544F6" w:rsidRDefault="004544F6" w:rsidP="004544F6">
      <w:r>
        <w:rPr>
          <w:rStyle w:val="CommentReference"/>
        </w:rPr>
        <w:annotationRef/>
      </w:r>
      <w:r>
        <w:rPr>
          <w:color w:val="000000"/>
          <w:sz w:val="20"/>
          <w:szCs w:val="20"/>
          <w:lang w:val="en-US"/>
        </w:rPr>
        <w:t>Dukker opp en gang til lengre ned</w:t>
      </w:r>
    </w:p>
  </w:comment>
  <w:comment w:id="338" w:author="Vetle Lars Wisløff Sandring" w:date="2023-11-30T19:30:00Z" w:initials="VLWS">
    <w:p w14:paraId="2F1EB586" w14:textId="23E788F0" w:rsidR="004544F6" w:rsidRDefault="004544F6" w:rsidP="004544F6">
      <w:r>
        <w:rPr>
          <w:rStyle w:val="CommentReference"/>
        </w:rPr>
        <w:annotationRef/>
      </w:r>
      <w:r>
        <w:rPr>
          <w:color w:val="000000"/>
          <w:sz w:val="20"/>
          <w:szCs w:val="20"/>
          <w:lang w:val="en-US"/>
        </w:rPr>
        <w:t>Dette er en spissere formulering av samme som det siste avsnittet før dette kapitellet</w:t>
      </w:r>
    </w:p>
  </w:comment>
  <w:comment w:id="453" w:author="Sigurd Sælthun" w:date="2023-11-17T09:43:00Z" w:initials="SS">
    <w:p w14:paraId="311648CA" w14:textId="77777777" w:rsidR="00091616" w:rsidRDefault="00091616" w:rsidP="00091616">
      <w:pPr>
        <w:pStyle w:val="CommentText"/>
      </w:pPr>
      <w:r>
        <w:rPr>
          <w:rStyle w:val="CommentReference"/>
        </w:rPr>
        <w:annotationRef/>
      </w:r>
      <w:r>
        <w:rPr>
          <w:lang w:val="nb-NO"/>
        </w:rPr>
        <w:t xml:space="preserve">Edy vektlegg i særleg grad commemoration og seier at er kun ved slike omtaler jornalisme re-evaluer fortida. Ved analogi og kontekst så er fortida gitt og ikkje oppe til evaluering. Dette kan stemme på mange måter, men det er også mogleg at dei temaene som Alta-saka blir brukt saman med fungerer retroaktivt på tolkninga av hendinga, og er på den måten med å reevaluere hendinga. </w:t>
      </w:r>
    </w:p>
  </w:comment>
  <w:comment w:id="606" w:author="Vetle Lars Wisløff Sandring" w:date="2023-11-30T19:56:00Z" w:initials="VS">
    <w:p w14:paraId="5626F9D3" w14:textId="77777777" w:rsidR="00111507" w:rsidRDefault="00111507" w:rsidP="00111507">
      <w:r>
        <w:rPr>
          <w:rStyle w:val="CommentReference"/>
        </w:rPr>
        <w:annotationRef/>
      </w:r>
      <w:r>
        <w:rPr>
          <w:color w:val="000000"/>
          <w:sz w:val="20"/>
          <w:szCs w:val="20"/>
          <w:lang w:val="en-US"/>
        </w:rPr>
        <w:t xml:space="preserve">Er dette feil referanse? Er refert til en Khrono artikkel men?? </w:t>
      </w:r>
    </w:p>
  </w:comment>
  <w:comment w:id="767" w:author="Vetle Lars Wisløff Sandring" w:date="2023-11-14T15:41:00Z" w:initials="VLWS">
    <w:p w14:paraId="121D9421" w14:textId="497A5059" w:rsidR="00091616" w:rsidRDefault="00091616" w:rsidP="00091616">
      <w:r>
        <w:rPr>
          <w:rStyle w:val="CommentReference"/>
        </w:rPr>
        <w:annotationRef/>
      </w:r>
      <w:r>
        <w:rPr>
          <w:color w:val="000000"/>
          <w:sz w:val="20"/>
          <w:szCs w:val="20"/>
        </w:rPr>
        <w:t xml:space="preserve">Dette føltes kronglete </w:t>
      </w:r>
    </w:p>
  </w:comment>
  <w:comment w:id="780" w:author="Sigurd Sælthun" w:date="2023-11-14T16:20:00Z" w:initials="SS">
    <w:p w14:paraId="13C86F76" w14:textId="77777777" w:rsidR="00091616" w:rsidRDefault="00091616" w:rsidP="00091616">
      <w:pPr>
        <w:pStyle w:val="CommentText"/>
      </w:pPr>
      <w:r>
        <w:rPr>
          <w:rStyle w:val="CommentReference"/>
        </w:rPr>
        <w:annotationRef/>
      </w:r>
      <w:r>
        <w:rPr>
          <w:lang w:val="nb-NO"/>
        </w:rPr>
        <w:t xml:space="preserve">Vist dette skal bort burde vi få med poenget om aviser både som medvikrande til konstruksjon og samtidig refleksjon av eit kollektivt minne ein anna plass.  </w:t>
      </w:r>
    </w:p>
  </w:comment>
  <w:comment w:id="837" w:author="Vetle Lars Wisløff Sandring" w:date="2023-11-14T15:43:00Z" w:initials="VLWS">
    <w:p w14:paraId="0B68C18F" w14:textId="77777777" w:rsidR="00091616" w:rsidRDefault="00091616" w:rsidP="00091616">
      <w:r>
        <w:rPr>
          <w:rStyle w:val="CommentReference"/>
        </w:rPr>
        <w:annotationRef/>
      </w:r>
      <w:r>
        <w:rPr>
          <w:color w:val="000000"/>
          <w:sz w:val="20"/>
          <w:szCs w:val="20"/>
        </w:rPr>
        <w:t>??</w:t>
      </w:r>
    </w:p>
  </w:comment>
  <w:comment w:id="1299" w:author="Vetle Lars Wisløff Sandring" w:date="2023-11-27T23:03:00Z" w:initials="VS">
    <w:p w14:paraId="097A68B6" w14:textId="77777777" w:rsidR="00091616" w:rsidRDefault="00091616" w:rsidP="00091616">
      <w:r>
        <w:rPr>
          <w:rStyle w:val="CommentReference"/>
        </w:rPr>
        <w:annotationRef/>
      </w:r>
      <w:r>
        <w:rPr>
          <w:color w:val="000000"/>
          <w:sz w:val="20"/>
          <w:szCs w:val="20"/>
        </w:rPr>
        <w:t>Dette bør komme før, og kanskje være hovedpoenget i avsnittet over heller?</w:t>
      </w:r>
    </w:p>
  </w:comment>
  <w:comment w:id="1492" w:author="Vetle Lars Wisløff Sandring" w:date="2023-11-28T14:29:00Z" w:initials="VS">
    <w:p w14:paraId="6A3BC38E" w14:textId="77777777" w:rsidR="00091616" w:rsidRDefault="00091616" w:rsidP="00091616">
      <w:r>
        <w:rPr>
          <w:rStyle w:val="CommentReference"/>
        </w:rPr>
        <w:annotationRef/>
      </w:r>
      <w:r>
        <w:rPr>
          <w:color w:val="000000"/>
          <w:sz w:val="20"/>
          <w:szCs w:val="20"/>
        </w:rPr>
        <w:t xml:space="preserve">Dette bør nok forklares litt tydeligere. </w:t>
      </w:r>
    </w:p>
  </w:comment>
  <w:comment w:id="1539" w:author="Vetle Lars Wisløff Sandring" w:date="2023-11-28T23:38:00Z" w:initials="VS">
    <w:p w14:paraId="11CA0A1C" w14:textId="77777777" w:rsidR="00091616" w:rsidRDefault="00091616" w:rsidP="00091616">
      <w:r>
        <w:rPr>
          <w:rStyle w:val="CommentReference"/>
        </w:rPr>
        <w:annotationRef/>
      </w:r>
      <w:r>
        <w:rPr>
          <w:color w:val="000000"/>
          <w:sz w:val="20"/>
          <w:szCs w:val="20"/>
        </w:rPr>
        <w:t>Er ikke dette til en viss grad å finne mening. (Gadamer vil kanskje si det)</w:t>
      </w:r>
    </w:p>
  </w:comment>
  <w:comment w:id="1548" w:author="Vetle Lars Wisløff Sandring" w:date="2023-11-27T23:17:00Z" w:initials="VS">
    <w:p w14:paraId="0EF2A0C0" w14:textId="77777777" w:rsidR="00091616" w:rsidRDefault="00091616" w:rsidP="00091616">
      <w:r>
        <w:rPr>
          <w:rStyle w:val="CommentReference"/>
        </w:rPr>
        <w:annotationRef/>
      </w:r>
      <w:r>
        <w:rPr>
          <w:color w:val="000000"/>
          <w:sz w:val="20"/>
          <w:szCs w:val="20"/>
        </w:rPr>
        <w:t>Nice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1EC8D0" w15:done="0"/>
  <w15:commentEx w15:paraId="2F1EB586" w15:done="0"/>
  <w15:commentEx w15:paraId="311648CA" w15:done="0"/>
  <w15:commentEx w15:paraId="5626F9D3" w15:done="0"/>
  <w15:commentEx w15:paraId="121D9421" w15:done="0"/>
  <w15:commentEx w15:paraId="13C86F76" w15:done="0"/>
  <w15:commentEx w15:paraId="0B68C18F" w15:done="0"/>
  <w15:commentEx w15:paraId="097A68B6" w15:done="0"/>
  <w15:commentEx w15:paraId="6A3BC38E" w15:done="0"/>
  <w15:commentEx w15:paraId="11CA0A1C" w15:done="0"/>
  <w15:commentEx w15:paraId="0EF2A0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51596FC" w16cex:dateUtc="2023-11-30T18:30:00Z"/>
  <w16cex:commentExtensible w16cex:durableId="15EB78D7" w16cex:dateUtc="2023-11-30T18:30:00Z"/>
  <w16cex:commentExtensible w16cex:durableId="583A394B" w16cex:dateUtc="2023-11-17T08:43:00Z"/>
  <w16cex:commentExtensible w16cex:durableId="58BA417E" w16cex:dateUtc="2023-11-30T18:56:00Z"/>
  <w16cex:commentExtensible w16cex:durableId="117E344A" w16cex:dateUtc="2023-11-14T14:41:00Z"/>
  <w16cex:commentExtensible w16cex:durableId="22CBA523" w16cex:dateUtc="2023-11-14T15:20:00Z"/>
  <w16cex:commentExtensible w16cex:durableId="597E8D5C" w16cex:dateUtc="2023-11-14T14:43:00Z"/>
  <w16cex:commentExtensible w16cex:durableId="31BA65FB" w16cex:dateUtc="2023-11-27T22:03:00Z"/>
  <w16cex:commentExtensible w16cex:durableId="4AA60FB6" w16cex:dateUtc="2023-11-28T13:29:00Z"/>
  <w16cex:commentExtensible w16cex:durableId="0D17E3D1" w16cex:dateUtc="2023-11-28T22:38:00Z"/>
  <w16cex:commentExtensible w16cex:durableId="595067B4" w16cex:dateUtc="2023-11-27T2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1EC8D0" w16cid:durableId="151596FC"/>
  <w16cid:commentId w16cid:paraId="2F1EB586" w16cid:durableId="15EB78D7"/>
  <w16cid:commentId w16cid:paraId="311648CA" w16cid:durableId="583A394B"/>
  <w16cid:commentId w16cid:paraId="5626F9D3" w16cid:durableId="58BA417E"/>
  <w16cid:commentId w16cid:paraId="121D9421" w16cid:durableId="117E344A"/>
  <w16cid:commentId w16cid:paraId="13C86F76" w16cid:durableId="22CBA523"/>
  <w16cid:commentId w16cid:paraId="0B68C18F" w16cid:durableId="597E8D5C"/>
  <w16cid:commentId w16cid:paraId="097A68B6" w16cid:durableId="31BA65FB"/>
  <w16cid:commentId w16cid:paraId="6A3BC38E" w16cid:durableId="4AA60FB6"/>
  <w16cid:commentId w16cid:paraId="11CA0A1C" w16cid:durableId="0D17E3D1"/>
  <w16cid:commentId w16cid:paraId="0EF2A0C0" w16cid:durableId="595067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CD2FC" w14:textId="77777777" w:rsidR="006327AB" w:rsidRDefault="006327AB" w:rsidP="00091616">
      <w:r>
        <w:separator/>
      </w:r>
    </w:p>
  </w:endnote>
  <w:endnote w:type="continuationSeparator" w:id="0">
    <w:p w14:paraId="3240E671" w14:textId="77777777" w:rsidR="006327AB" w:rsidRDefault="006327AB" w:rsidP="00091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735" w:author="Vetle Lars Wisløff Sandring" w:date="2023-11-30T21:06:00Z"/>
  <w:sdt>
    <w:sdtPr>
      <w:rPr>
        <w:rStyle w:val="PageNumber"/>
      </w:rPr>
      <w:id w:val="-1961335814"/>
      <w:docPartObj>
        <w:docPartGallery w:val="Page Numbers (Bottom of Page)"/>
        <w:docPartUnique/>
      </w:docPartObj>
    </w:sdtPr>
    <w:sdtContent>
      <w:customXmlInsRangeEnd w:id="1735"/>
      <w:p w14:paraId="3FF3A353" w14:textId="6689E590" w:rsidR="00A202C4" w:rsidRDefault="00A202C4" w:rsidP="00A16015">
        <w:pPr>
          <w:pStyle w:val="Footer"/>
          <w:framePr w:wrap="none" w:vAnchor="text" w:hAnchor="margin" w:xAlign="right" w:y="1"/>
          <w:rPr>
            <w:ins w:id="1736" w:author="Vetle Lars Wisløff Sandring" w:date="2023-11-30T21:06:00Z"/>
            <w:rStyle w:val="PageNumber"/>
          </w:rPr>
        </w:pPr>
        <w:ins w:id="1737" w:author="Vetle Lars Wisløff Sandring" w:date="2023-11-30T21:06:00Z">
          <w:r>
            <w:rPr>
              <w:rStyle w:val="PageNumber"/>
            </w:rPr>
            <w:fldChar w:fldCharType="begin"/>
          </w:r>
          <w:r>
            <w:rPr>
              <w:rStyle w:val="PageNumber"/>
            </w:rPr>
            <w:instrText xml:space="preserve"> PAGE </w:instrText>
          </w:r>
          <w:r>
            <w:rPr>
              <w:rStyle w:val="PageNumber"/>
            </w:rPr>
            <w:fldChar w:fldCharType="end"/>
          </w:r>
        </w:ins>
      </w:p>
      <w:customXmlInsRangeStart w:id="1738" w:author="Vetle Lars Wisløff Sandring" w:date="2023-11-30T21:06:00Z"/>
    </w:sdtContent>
  </w:sdt>
  <w:customXmlInsRangeEnd w:id="1738"/>
  <w:p w14:paraId="77101B48" w14:textId="77777777" w:rsidR="00A202C4" w:rsidRDefault="00A202C4" w:rsidP="00A202C4">
    <w:pPr>
      <w:pStyle w:val="Footer"/>
      <w:ind w:right="360"/>
      <w:pPrChange w:id="1739" w:author="Vetle Lars Wisløff Sandring" w:date="2023-11-30T21: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740" w:author="Vetle Lars Wisløff Sandring" w:date="2023-11-30T21:06:00Z"/>
  <w:sdt>
    <w:sdtPr>
      <w:rPr>
        <w:rStyle w:val="PageNumber"/>
      </w:rPr>
      <w:id w:val="1631132319"/>
      <w:docPartObj>
        <w:docPartGallery w:val="Page Numbers (Bottom of Page)"/>
        <w:docPartUnique/>
      </w:docPartObj>
    </w:sdtPr>
    <w:sdtContent>
      <w:customXmlInsRangeEnd w:id="1740"/>
      <w:p w14:paraId="691DB05A" w14:textId="377E5CCA" w:rsidR="00A202C4" w:rsidRDefault="00A202C4" w:rsidP="00A16015">
        <w:pPr>
          <w:pStyle w:val="Footer"/>
          <w:framePr w:wrap="none" w:vAnchor="text" w:hAnchor="margin" w:xAlign="right" w:y="1"/>
          <w:rPr>
            <w:ins w:id="1741" w:author="Vetle Lars Wisløff Sandring" w:date="2023-11-30T21:06:00Z"/>
            <w:rStyle w:val="PageNumber"/>
          </w:rPr>
        </w:pPr>
        <w:ins w:id="1742" w:author="Vetle Lars Wisløff Sandring" w:date="2023-11-30T21:06: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1743" w:author="Vetle Lars Wisløff Sandring" w:date="2023-11-30T21:06:00Z">
          <w:r>
            <w:rPr>
              <w:rStyle w:val="PageNumber"/>
            </w:rPr>
            <w:fldChar w:fldCharType="end"/>
          </w:r>
        </w:ins>
      </w:p>
      <w:customXmlInsRangeStart w:id="1744" w:author="Vetle Lars Wisløff Sandring" w:date="2023-11-30T21:06:00Z"/>
    </w:sdtContent>
  </w:sdt>
  <w:customXmlInsRangeEnd w:id="1744"/>
  <w:p w14:paraId="7C01B8DB" w14:textId="77777777" w:rsidR="00A202C4" w:rsidRDefault="00A202C4" w:rsidP="00A202C4">
    <w:pPr>
      <w:pStyle w:val="Footer"/>
      <w:ind w:right="360"/>
      <w:pPrChange w:id="1745" w:author="Vetle Lars Wisløff Sandring" w:date="2023-11-30T21:0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C6965" w14:textId="77777777" w:rsidR="006327AB" w:rsidRDefault="006327AB" w:rsidP="00091616">
      <w:r>
        <w:separator/>
      </w:r>
    </w:p>
  </w:footnote>
  <w:footnote w:type="continuationSeparator" w:id="0">
    <w:p w14:paraId="5097F913" w14:textId="77777777" w:rsidR="006327AB" w:rsidRDefault="006327AB" w:rsidP="00091616">
      <w:r>
        <w:continuationSeparator/>
      </w:r>
    </w:p>
  </w:footnote>
  <w:footnote w:id="1">
    <w:p w14:paraId="0A4DED44" w14:textId="251186C6" w:rsidR="00E62E55" w:rsidRPr="00EC0B73" w:rsidRDefault="00E62E55">
      <w:pPr>
        <w:pStyle w:val="FootnoteText"/>
        <w:rPr>
          <w:lang w:val="en-GB"/>
          <w:rPrChange w:id="54" w:author="Vetle Lars Wisløff Sandring" w:date="2023-11-30T21:49:00Z">
            <w:rPr/>
          </w:rPrChange>
        </w:rPr>
      </w:pPr>
      <w:ins w:id="55" w:author="Vetle Lars Wisløff Sandring" w:date="2023-11-30T17:57:00Z">
        <w:r w:rsidRPr="00EC0B73">
          <w:rPr>
            <w:rStyle w:val="FootnoteReference"/>
            <w:lang w:val="en-GB"/>
            <w:rPrChange w:id="56" w:author="Vetle Lars Wisløff Sandring" w:date="2023-11-30T21:49:00Z">
              <w:rPr>
                <w:rStyle w:val="FootnoteReference"/>
              </w:rPr>
            </w:rPrChange>
          </w:rPr>
          <w:footnoteRef/>
        </w:r>
        <w:r w:rsidRPr="00EC0B73">
          <w:rPr>
            <w:lang w:val="en-GB"/>
            <w:rPrChange w:id="57" w:author="Vetle Lars Wisløff Sandring" w:date="2023-11-30T21:49:00Z">
              <w:rPr/>
            </w:rPrChange>
          </w:rPr>
          <w:t xml:space="preserve"> </w:t>
        </w:r>
        <w:r w:rsidRPr="00EC0B73">
          <w:rPr>
            <w:lang w:val="en-GB"/>
            <w:rPrChange w:id="58" w:author="Vetle Lars Wisløff Sandring" w:date="2023-11-30T21:49:00Z">
              <w:rPr>
                <w:lang w:val="nb-NO"/>
              </w:rPr>
            </w:rPrChange>
          </w:rPr>
          <w:t>Sæ</w:t>
        </w:r>
      </w:ins>
      <w:ins w:id="59" w:author="Vetle Lars Wisløff Sandring" w:date="2023-11-30T21:51:00Z">
        <w:r w:rsidR="00EC2A47">
          <w:rPr>
            <w:lang w:val="en-GB"/>
          </w:rPr>
          <w:t>l</w:t>
        </w:r>
      </w:ins>
      <w:ins w:id="60" w:author="Vetle Lars Wisløff Sandring" w:date="2023-11-30T17:57:00Z">
        <w:r w:rsidRPr="00EC0B73">
          <w:rPr>
            <w:lang w:val="en-GB"/>
            <w:rPrChange w:id="61" w:author="Vetle Lars Wisløff Sandring" w:date="2023-11-30T21:49:00Z">
              <w:rPr>
                <w:lang w:val="nb-NO"/>
              </w:rPr>
            </w:rPrChange>
          </w:rPr>
          <w:t>thun 2024 – FORTHCOMING</w:t>
        </w:r>
      </w:ins>
      <w:ins w:id="62" w:author="Vetle Lars Wisløff Sandring" w:date="2023-11-30T17:58:00Z">
        <w:r w:rsidRPr="00EC0B73">
          <w:rPr>
            <w:lang w:val="en-GB"/>
            <w:rPrChange w:id="63" w:author="Vetle Lars Wisløff Sandring" w:date="2023-11-30T21:49:00Z">
              <w:rPr>
                <w:lang w:val="nb-NO"/>
              </w:rPr>
            </w:rPrChange>
          </w:rPr>
          <w:t xml:space="preserve"> FOR SURE! </w:t>
        </w:r>
      </w:ins>
    </w:p>
  </w:footnote>
  <w:footnote w:id="2">
    <w:p w14:paraId="5E6ADC1B" w14:textId="5DA5B50B" w:rsidR="00007478" w:rsidRPr="00EC0B73" w:rsidRDefault="00007478">
      <w:pPr>
        <w:pStyle w:val="FootnoteText"/>
        <w:rPr>
          <w:lang w:val="en-GB"/>
          <w:rPrChange w:id="105" w:author="Vetle Lars Wisløff Sandring" w:date="2023-11-30T21:49:00Z">
            <w:rPr/>
          </w:rPrChange>
        </w:rPr>
      </w:pPr>
      <w:ins w:id="106" w:author="Vetle Lars Wisløff Sandring" w:date="2023-11-30T17:54:00Z">
        <w:r w:rsidRPr="00EC0B73">
          <w:rPr>
            <w:rStyle w:val="FootnoteReference"/>
            <w:lang w:val="en-GB"/>
            <w:rPrChange w:id="107" w:author="Vetle Lars Wisløff Sandring" w:date="2023-11-30T21:49:00Z">
              <w:rPr>
                <w:rStyle w:val="FootnoteReference"/>
              </w:rPr>
            </w:rPrChange>
          </w:rPr>
          <w:footnoteRef/>
        </w:r>
        <w:r w:rsidRPr="00EC0B73">
          <w:rPr>
            <w:lang w:val="en-GB"/>
            <w:rPrChange w:id="108" w:author="Vetle Lars Wisløff Sandring" w:date="2023-11-30T21:49:00Z">
              <w:rPr/>
            </w:rPrChange>
          </w:rPr>
          <w:t xml:space="preserve"> </w:t>
        </w:r>
      </w:ins>
      <w:ins w:id="109" w:author="Vetle Lars Wisløff Sandring" w:date="2023-11-30T18:01:00Z">
        <w:r w:rsidR="00E62E55" w:rsidRPr="00EC0B73">
          <w:rPr>
            <w:lang w:val="en-GB"/>
            <w:rPrChange w:id="110" w:author="Vetle Lars Wisløff Sandring" w:date="2023-11-30T21:49:00Z">
              <w:rPr/>
            </w:rPrChange>
          </w:rPr>
          <w:t xml:space="preserve">For an introduction to NLP, see: Jurafsky &amp; Martin 2023 </w:t>
        </w:r>
      </w:ins>
    </w:p>
  </w:footnote>
  <w:footnote w:id="3">
    <w:p w14:paraId="4CD64D8F" w14:textId="77777777" w:rsidR="00091616" w:rsidRPr="00EC0B73" w:rsidRDefault="00091616" w:rsidP="00091616">
      <w:pPr>
        <w:pStyle w:val="FootnoteText"/>
        <w:rPr>
          <w:lang w:val="en-GB"/>
          <w:rPrChange w:id="146" w:author="Vetle Lars Wisløff Sandring" w:date="2023-11-30T21:49:00Z">
            <w:rPr/>
          </w:rPrChange>
        </w:rPr>
      </w:pPr>
      <w:r w:rsidRPr="00EC0B73">
        <w:rPr>
          <w:rStyle w:val="FootnoteReference"/>
          <w:lang w:val="en-GB"/>
          <w:rPrChange w:id="147" w:author="Vetle Lars Wisløff Sandring" w:date="2023-11-30T21:49:00Z">
            <w:rPr>
              <w:rStyle w:val="FootnoteReference"/>
            </w:rPr>
          </w:rPrChange>
        </w:rPr>
        <w:footnoteRef/>
      </w:r>
      <w:r w:rsidRPr="00EC0B73">
        <w:rPr>
          <w:lang w:val="en-GB"/>
          <w:rPrChange w:id="148" w:author="Vetle Lars Wisløff Sandring" w:date="2023-11-30T21:49:00Z">
            <w:rPr/>
          </w:rPrChange>
        </w:rPr>
        <w:t xml:space="preserve"> </w:t>
      </w:r>
      <w:r w:rsidRPr="00EC0B73">
        <w:rPr>
          <w:lang w:val="en-GB"/>
          <w:rPrChange w:id="149" w:author="Vetle Lars Wisløff Sandring" w:date="2023-11-30T21:49:00Z">
            <w:rPr/>
          </w:rPrChange>
        </w:rPr>
        <w:fldChar w:fldCharType="begin">
          <w:fldData xml:space="preserve">PEVuZE5vdGU+PENpdGU+PEF1dGhvcj5LYW5zdGVpbmVyPC9BdXRob3I+PFllYXI+MjAwMjwvWWVh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</w:fldData>
        </w:fldChar>
      </w:r>
      <w:r w:rsidRPr="00EC0B73">
        <w:rPr>
          <w:lang w:val="en-GB"/>
          <w:rPrChange w:id="150" w:author="Vetle Lars Wisløff Sandring" w:date="2023-11-30T21:49:00Z">
            <w:rPr/>
          </w:rPrChange>
        </w:rPr>
        <w:instrText xml:space="preserve"> ADDIN EN.CITE </w:instrText>
      </w:r>
      <w:r w:rsidRPr="00EC0B73">
        <w:rPr>
          <w:lang w:val="en-GB"/>
          <w:rPrChange w:id="151" w:author="Vetle Lars Wisløff Sandring" w:date="2023-11-30T21:49:00Z">
            <w:rPr/>
          </w:rPrChange>
        </w:rPr>
        <w:fldChar w:fldCharType="begin">
          <w:fldData xml:space="preserve">PEVuZE5vdGU+PENpdGU+PEF1dGhvcj5LYW5zdGVpbmVyPC9BdXRob3I+PFllYXI+MjAwMjwvWWVh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</w:fldData>
        </w:fldChar>
      </w:r>
      <w:r w:rsidRPr="00EC0B73">
        <w:rPr>
          <w:lang w:val="en-GB"/>
          <w:rPrChange w:id="152" w:author="Vetle Lars Wisløff Sandring" w:date="2023-11-30T21:49:00Z">
            <w:rPr/>
          </w:rPrChange>
        </w:rPr>
        <w:instrText xml:space="preserve"> ADDIN EN.CITE.DATA </w:instrText>
      </w:r>
      <w:r w:rsidRPr="00EC0B73">
        <w:rPr>
          <w:lang w:val="en-GB"/>
          <w:rPrChange w:id="153" w:author="Vetle Lars Wisløff Sandring" w:date="2023-11-30T21:49:00Z">
            <w:rPr/>
          </w:rPrChange>
        </w:rPr>
      </w:r>
      <w:r w:rsidRPr="00EC0B73">
        <w:rPr>
          <w:lang w:val="en-GB"/>
          <w:rPrChange w:id="154" w:author="Vetle Lars Wisløff Sandring" w:date="2023-11-30T21:49:00Z">
            <w:rPr/>
          </w:rPrChange>
        </w:rPr>
        <w:fldChar w:fldCharType="end"/>
      </w:r>
      <w:r w:rsidRPr="00EC0B73">
        <w:rPr>
          <w:lang w:val="en-GB"/>
          <w:rPrChange w:id="155" w:author="Vetle Lars Wisløff Sandring" w:date="2023-11-30T21:49:00Z">
            <w:rPr/>
          </w:rPrChange>
        </w:rPr>
      </w:r>
      <w:r w:rsidRPr="00EC0B73">
        <w:rPr>
          <w:lang w:val="en-GB"/>
          <w:rPrChange w:id="156" w:author="Vetle Lars Wisløff Sandring" w:date="2023-11-30T21:49:00Z">
            <w:rPr/>
          </w:rPrChange>
        </w:rPr>
        <w:fldChar w:fldCharType="separate"/>
      </w:r>
      <w:r w:rsidRPr="00EC0B73">
        <w:rPr>
          <w:noProof/>
          <w:lang w:val="en-GB"/>
          <w:rPrChange w:id="157" w:author="Vetle Lars Wisløff Sandring" w:date="2023-11-30T21:49:00Z">
            <w:rPr>
              <w:noProof/>
            </w:rPr>
          </w:rPrChange>
        </w:rPr>
        <w:t xml:space="preserve">Wulf Kansteiner, "Finding Meaning in Memory: A Methodological Critique of Collective Memory Studies," </w:t>
      </w:r>
      <w:r w:rsidRPr="00EC0B73">
        <w:rPr>
          <w:i/>
          <w:noProof/>
          <w:lang w:val="en-GB"/>
          <w:rPrChange w:id="158" w:author="Vetle Lars Wisløff Sandring" w:date="2023-11-30T21:49:00Z">
            <w:rPr>
              <w:i/>
              <w:noProof/>
            </w:rPr>
          </w:rPrChange>
        </w:rPr>
        <w:t>History and Theory</w:t>
      </w:r>
      <w:r w:rsidRPr="00EC0B73">
        <w:rPr>
          <w:noProof/>
          <w:lang w:val="en-GB"/>
          <w:rPrChange w:id="159" w:author="Vetle Lars Wisløff Sandring" w:date="2023-11-30T21:49:00Z">
            <w:rPr>
              <w:noProof/>
            </w:rPr>
          </w:rPrChange>
        </w:rPr>
        <w:t xml:space="preserve"> 41, no. 2 (2002); Jeffrey K. Olick and Joyce Robbins, "Social Memory Studies From Collective Memory to the Historical Sociology of Mnemonic Practices," </w:t>
      </w:r>
      <w:r w:rsidRPr="00EC0B73">
        <w:rPr>
          <w:i/>
          <w:noProof/>
          <w:lang w:val="en-GB"/>
          <w:rPrChange w:id="160" w:author="Vetle Lars Wisløff Sandring" w:date="2023-11-30T21:49:00Z">
            <w:rPr>
              <w:i/>
              <w:noProof/>
            </w:rPr>
          </w:rPrChange>
        </w:rPr>
        <w:t>Annual Review of Sociology</w:t>
      </w:r>
      <w:r w:rsidRPr="00EC0B73">
        <w:rPr>
          <w:noProof/>
          <w:lang w:val="en-GB"/>
          <w:rPrChange w:id="161" w:author="Vetle Lars Wisløff Sandring" w:date="2023-11-30T21:49:00Z">
            <w:rPr>
              <w:noProof/>
            </w:rPr>
          </w:rPrChange>
        </w:rPr>
        <w:t xml:space="preserve"> 24 (1998); Barry Schwartz, "Culture and collective memory: Comparative perspectives," in </w:t>
      </w:r>
      <w:r w:rsidRPr="00EC0B73">
        <w:rPr>
          <w:i/>
          <w:noProof/>
          <w:lang w:val="en-GB"/>
          <w:rPrChange w:id="162" w:author="Vetle Lars Wisløff Sandring" w:date="2023-11-30T21:49:00Z">
            <w:rPr>
              <w:i/>
              <w:noProof/>
            </w:rPr>
          </w:rPrChange>
        </w:rPr>
        <w:t>Handbook of cultural sociology</w:t>
      </w:r>
      <w:r w:rsidRPr="00EC0B73">
        <w:rPr>
          <w:noProof/>
          <w:lang w:val="en-GB"/>
          <w:rPrChange w:id="163" w:author="Vetle Lars Wisløff Sandring" w:date="2023-11-30T21:49:00Z">
            <w:rPr>
              <w:noProof/>
            </w:rPr>
          </w:rPrChange>
        </w:rPr>
        <w:t>, ed. L. Grindstaff, Hall, J. R., &amp; Lo (Taylor &amp; Francis Group, 2010).</w:t>
      </w:r>
      <w:r w:rsidRPr="00EC0B73">
        <w:rPr>
          <w:lang w:val="en-GB"/>
          <w:rPrChange w:id="164" w:author="Vetle Lars Wisløff Sandring" w:date="2023-11-30T21:49:00Z">
            <w:rPr/>
          </w:rPrChange>
        </w:rPr>
        <w:fldChar w:fldCharType="end"/>
      </w:r>
    </w:p>
  </w:footnote>
  <w:footnote w:id="4">
    <w:p w14:paraId="55071F93" w14:textId="2D1018E4" w:rsidR="00740044" w:rsidRPr="00EC0B73" w:rsidRDefault="00740044">
      <w:pPr>
        <w:pStyle w:val="FootnoteText"/>
        <w:rPr>
          <w:lang w:val="en-GB"/>
          <w:rPrChange w:id="246" w:author="Vetle Lars Wisløff Sandring" w:date="2023-11-30T21:49:00Z">
            <w:rPr/>
          </w:rPrChange>
        </w:rPr>
      </w:pPr>
      <w:ins w:id="247" w:author="Vetle Lars Wisløff Sandring" w:date="2023-11-30T19:24:00Z">
        <w:r w:rsidRPr="00EC0B73">
          <w:rPr>
            <w:rStyle w:val="FootnoteReference"/>
            <w:lang w:val="en-GB"/>
            <w:rPrChange w:id="248" w:author="Vetle Lars Wisløff Sandring" w:date="2023-11-30T21:49:00Z">
              <w:rPr>
                <w:rStyle w:val="FootnoteReference"/>
              </w:rPr>
            </w:rPrChange>
          </w:rPr>
          <w:footnoteRef/>
        </w:r>
        <w:r w:rsidRPr="00EC0B73">
          <w:rPr>
            <w:lang w:val="en-GB"/>
            <w:rPrChange w:id="249" w:author="Vetle Lars Wisløff Sandring" w:date="2023-11-30T21:49:00Z">
              <w:rPr/>
            </w:rPrChange>
          </w:rPr>
          <w:t xml:space="preserve"> Her må det vel finnes noen gode </w:t>
        </w:r>
        <w:r w:rsidRPr="00EC0B73">
          <w:rPr>
            <w:lang w:val="en-GB"/>
            <w:rPrChange w:id="250" w:author="Vetle Lars Wisløff Sandring" w:date="2023-11-30T21:49:00Z">
              <w:rPr>
                <w:lang w:val="nb-NO"/>
              </w:rPr>
            </w:rPrChange>
          </w:rPr>
          <w:t xml:space="preserve">referanser som sier noe annet?? </w:t>
        </w:r>
      </w:ins>
    </w:p>
  </w:footnote>
  <w:footnote w:id="5">
    <w:p w14:paraId="546A5325" w14:textId="77777777" w:rsidR="00091616" w:rsidRPr="00EC0B73" w:rsidRDefault="00091616" w:rsidP="00091616">
      <w:pPr>
        <w:pStyle w:val="FootnoteText"/>
        <w:rPr>
          <w:lang w:val="en-GB"/>
          <w:rPrChange w:id="268" w:author="Vetle Lars Wisløff Sandring" w:date="2023-11-30T21:49:00Z">
            <w:rPr/>
          </w:rPrChange>
        </w:rPr>
      </w:pPr>
      <w:r w:rsidRPr="00EC0B73">
        <w:rPr>
          <w:rStyle w:val="FootnoteReference"/>
          <w:lang w:val="en-GB"/>
          <w:rPrChange w:id="269" w:author="Vetle Lars Wisløff Sandring" w:date="2023-11-30T21:49:00Z">
            <w:rPr>
              <w:rStyle w:val="FootnoteReference"/>
            </w:rPr>
          </w:rPrChange>
        </w:rPr>
        <w:footnoteRef/>
      </w:r>
      <w:r w:rsidRPr="00EC0B73">
        <w:rPr>
          <w:lang w:val="en-GB"/>
          <w:rPrChange w:id="270" w:author="Vetle Lars Wisløff Sandring" w:date="2023-11-30T21:49:00Z">
            <w:rPr/>
          </w:rPrChange>
        </w:rPr>
        <w:t xml:space="preserve"> </w:t>
      </w:r>
      <w:r w:rsidRPr="00EC0B73">
        <w:rPr>
          <w:lang w:val="en-GB"/>
          <w:rPrChange w:id="271" w:author="Vetle Lars Wisløff Sandring" w:date="2023-11-30T21:49:00Z">
            <w:rPr/>
          </w:rPrChange>
        </w:rPr>
        <w:fldChar w:fldCharType="begin"/>
      </w:r>
      <w:r w:rsidRPr="00EC0B73">
        <w:rPr>
          <w:lang w:val="en-GB"/>
          <w:rPrChange w:id="272" w:author="Vetle Lars Wisløff Sandring" w:date="2023-11-30T21:49:00Z">
            <w:rPr/>
          </w:rPrChange>
        </w:rPr>
        <w:instrText xml:space="preserve"> ADDIN EN.CITE &lt;EndNote&gt;&lt;Cite&gt;&lt;Author&gt;Halbwachs&lt;/Author&gt;&lt;Year&gt;1980&lt;/Year&gt;&lt;RecNum&gt;107&lt;/RecNum&gt;&lt;DisplayText&gt;Maurice Halbwachs, &lt;style face="italic"&gt;The collective memory&lt;/style&gt; (New York: Harper &amp;amp; Row, 1980).&lt;/DisplayText&gt;&lt;record&gt;&lt;rec-number&gt;107&lt;/rec-number&gt;&lt;foreign-keys&gt;&lt;key app="EN" db-id="fww9re20ntzr0ie5ep1v9dfjsr2avtvfsfzr" timestamp="1669187692"&gt;107&lt;/key&gt;&lt;/foreign-keys&gt;&lt;ref-type name="Book"&gt;6&lt;/ref-type&gt;&lt;contributors&gt;&lt;authors&gt;&lt;author&gt;Halbwachs, Maurice&lt;/author&gt;&lt;/authors&gt;&lt;/contributors&gt;&lt;titles&gt;&lt;title&gt;The collective memory&lt;/title&gt;&lt;/titles&gt;&lt;keywords&gt;&lt;keyword&gt;Collective Memory&lt;/keyword&gt;&lt;/keywords&gt;&lt;dates&gt;&lt;year&gt;1980&lt;/year&gt;&lt;/dates&gt;&lt;pub-location&gt;New York&lt;/pub-location&gt;&lt;publisher&gt;Harper &amp;amp; Row&lt;/publisher&gt;&lt;urls&gt;&lt;/urls&gt;&lt;/record&gt;&lt;/Cite&gt;&lt;/EndNote&gt;</w:instrText>
      </w:r>
      <w:r w:rsidRPr="00EC0B73">
        <w:rPr>
          <w:lang w:val="en-GB"/>
          <w:rPrChange w:id="273" w:author="Vetle Lars Wisløff Sandring" w:date="2023-11-30T21:49:00Z">
            <w:rPr/>
          </w:rPrChange>
        </w:rPr>
        <w:fldChar w:fldCharType="separate"/>
      </w:r>
      <w:r w:rsidRPr="00EC0B73">
        <w:rPr>
          <w:noProof/>
          <w:lang w:val="en-GB"/>
          <w:rPrChange w:id="274" w:author="Vetle Lars Wisløff Sandring" w:date="2023-11-30T21:49:00Z">
            <w:rPr>
              <w:noProof/>
            </w:rPr>
          </w:rPrChange>
        </w:rPr>
        <w:t xml:space="preserve">Maurice Halbwachs, </w:t>
      </w:r>
      <w:r w:rsidRPr="00EC0B73">
        <w:rPr>
          <w:i/>
          <w:noProof/>
          <w:lang w:val="en-GB"/>
          <w:rPrChange w:id="275" w:author="Vetle Lars Wisløff Sandring" w:date="2023-11-30T21:49:00Z">
            <w:rPr>
              <w:i/>
              <w:noProof/>
            </w:rPr>
          </w:rPrChange>
        </w:rPr>
        <w:t>The collective memory</w:t>
      </w:r>
      <w:r w:rsidRPr="00EC0B73">
        <w:rPr>
          <w:noProof/>
          <w:lang w:val="en-GB"/>
          <w:rPrChange w:id="276" w:author="Vetle Lars Wisløff Sandring" w:date="2023-11-30T21:49:00Z">
            <w:rPr>
              <w:noProof/>
            </w:rPr>
          </w:rPrChange>
        </w:rPr>
        <w:t xml:space="preserve"> (New York: Harper &amp; Row, 1980).</w:t>
      </w:r>
      <w:r w:rsidRPr="00EC0B73">
        <w:rPr>
          <w:lang w:val="en-GB"/>
          <w:rPrChange w:id="277" w:author="Vetle Lars Wisløff Sandring" w:date="2023-11-30T21:49:00Z">
            <w:rPr/>
          </w:rPrChange>
        </w:rPr>
        <w:fldChar w:fldCharType="end"/>
      </w:r>
    </w:p>
  </w:footnote>
  <w:footnote w:id="6">
    <w:p w14:paraId="0E049760" w14:textId="77777777" w:rsidR="00091616" w:rsidRPr="00EC0B73" w:rsidRDefault="00091616" w:rsidP="00091616">
      <w:pPr>
        <w:pStyle w:val="FootnoteText"/>
        <w:rPr>
          <w:noProof/>
          <w:lang w:val="en-GB"/>
          <w:rPrChange w:id="280" w:author="Vetle Lars Wisløff Sandring" w:date="2023-11-30T21:49:00Z">
            <w:rPr>
              <w:noProof/>
            </w:rPr>
          </w:rPrChange>
        </w:rPr>
      </w:pPr>
      <w:r w:rsidRPr="00EC0B73">
        <w:rPr>
          <w:rStyle w:val="FootnoteReference"/>
          <w:lang w:val="en-GB"/>
          <w:rPrChange w:id="281" w:author="Vetle Lars Wisløff Sandring" w:date="2023-11-30T21:49:00Z">
            <w:rPr>
              <w:rStyle w:val="FootnoteReference"/>
            </w:rPr>
          </w:rPrChange>
        </w:rPr>
        <w:footnoteRef/>
      </w:r>
      <w:r w:rsidRPr="00EC0B73">
        <w:rPr>
          <w:lang w:val="en-GB"/>
          <w:rPrChange w:id="282" w:author="Vetle Lars Wisløff Sandring" w:date="2023-11-30T21:49:00Z">
            <w:rPr/>
          </w:rPrChange>
        </w:rPr>
        <w:t xml:space="preserve"> </w:t>
      </w:r>
      <w:r w:rsidRPr="00EC0B73">
        <w:rPr>
          <w:lang w:val="en-GB"/>
          <w:rPrChange w:id="283" w:author="Vetle Lars Wisløff Sandring" w:date="2023-11-30T21:49:00Z">
            <w:rPr/>
          </w:rPrChange>
        </w:rPr>
        <w:fldChar w:fldCharType="begin"/>
      </w:r>
      <w:r w:rsidRPr="00EC0B73">
        <w:rPr>
          <w:lang w:val="en-GB"/>
          <w:rPrChange w:id="284" w:author="Vetle Lars Wisløff Sandring" w:date="2023-11-30T21:49:00Z">
            <w:rPr/>
          </w:rPrChange>
        </w:rPr>
        <w:instrText xml:space="preserve"> ADDIN EN.CITE &lt;EndNote&gt;&lt;Cite&gt;&lt;Author&gt;Rigney&lt;/Author&gt;&lt;Year&gt;2008&lt;/Year&gt;&lt;RecNum&gt;219&lt;/RecNum&gt;&lt;DisplayText&gt;Ann Rigney, &amp;quot;The Dynamics of Remembrance: Texts Between&amp;#xD;Monumentality and Morphing,&amp;quot; in &lt;style face="italic"&gt;Cultural Memory Studies : An International and Interdisciplinary Handbook&lt;/style&gt;, ed. Astrid Erll, Ansgar Nünning, and Sara Young (Berlin/Boston, GERMANY: De Gruyter, Inc., 2008).&lt;/DisplayText&gt;&lt;record&gt;&lt;rec-number&gt;219&lt;/rec-number&gt;&lt;foreign-keys&gt;&lt;key app="EN" db-id="fww9re20ntzr0ie5ep1v9dfjsr2avtvfsfzr" timestamp="1696501918"&gt;219&lt;/key&gt;&lt;/foreign-keys&gt;&lt;ref-type name="Book Section"&gt;5&lt;/ref-type&gt;&lt;contributors&gt;&lt;authors&gt;&lt;author&gt;Rigney, Ann&lt;/author&gt;&lt;/authors&gt;&lt;secondary-authors&gt;&lt;author&gt;Erll, Astrid&lt;/author&gt;&lt;author&gt;Nünning, Ansgar&lt;/author&gt;&lt;author&gt;Young, Sara&lt;/author&gt;&lt;/secondary-authors&gt;&lt;/contributors&gt;&lt;titles&gt;&lt;title&gt;The Dynamics of Remembrance: Texts Between&amp;#xD;Monumentality and Morphing&lt;/title&gt;&lt;secondary-title&gt;Cultural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EC0B73">
        <w:rPr>
          <w:lang w:val="en-GB"/>
          <w:rPrChange w:id="285" w:author="Vetle Lars Wisløff Sandring" w:date="2023-11-30T21:49:00Z">
            <w:rPr/>
          </w:rPrChange>
        </w:rPr>
        <w:fldChar w:fldCharType="separate"/>
      </w:r>
      <w:r w:rsidRPr="00EC0B73">
        <w:rPr>
          <w:noProof/>
          <w:lang w:val="en-GB"/>
          <w:rPrChange w:id="286" w:author="Vetle Lars Wisløff Sandring" w:date="2023-11-30T21:49:00Z">
            <w:rPr>
              <w:noProof/>
            </w:rPr>
          </w:rPrChange>
        </w:rPr>
        <w:t>Ann Rigney, "The Dynamics of Remembrance: Texts Between</w:t>
      </w:r>
    </w:p>
    <w:p w14:paraId="612FE4B0" w14:textId="77777777" w:rsidR="00091616" w:rsidRPr="00EC0B73" w:rsidRDefault="00091616" w:rsidP="00091616">
      <w:pPr>
        <w:pStyle w:val="FootnoteText"/>
        <w:rPr>
          <w:lang w:val="en-GB"/>
          <w:rPrChange w:id="287" w:author="Vetle Lars Wisløff Sandring" w:date="2023-11-30T21:49:00Z">
            <w:rPr/>
          </w:rPrChange>
        </w:rPr>
      </w:pPr>
      <w:r w:rsidRPr="00EC0B73">
        <w:rPr>
          <w:noProof/>
          <w:lang w:val="en-GB"/>
          <w:rPrChange w:id="288" w:author="Vetle Lars Wisløff Sandring" w:date="2023-11-30T21:49:00Z">
            <w:rPr>
              <w:noProof/>
            </w:rPr>
          </w:rPrChange>
        </w:rPr>
        <w:t xml:space="preserve">Monumentality and Morphing," in </w:t>
      </w:r>
      <w:r w:rsidRPr="00EC0B73">
        <w:rPr>
          <w:i/>
          <w:noProof/>
          <w:lang w:val="en-GB"/>
          <w:rPrChange w:id="289" w:author="Vetle Lars Wisløff Sandring" w:date="2023-11-30T21:49:00Z">
            <w:rPr>
              <w:i/>
              <w:noProof/>
            </w:rPr>
          </w:rPrChange>
        </w:rPr>
        <w:t>Cultural Memory Studies : An International and Interdisciplinary Handbook</w:t>
      </w:r>
      <w:r w:rsidRPr="00EC0B73">
        <w:rPr>
          <w:noProof/>
          <w:lang w:val="en-GB"/>
          <w:rPrChange w:id="290" w:author="Vetle Lars Wisløff Sandring" w:date="2023-11-30T21:49:00Z">
            <w:rPr>
              <w:noProof/>
            </w:rPr>
          </w:rPrChange>
        </w:rPr>
        <w:t>, ed. Astrid Erll, Ansgar Nünning, and Sara Young (Berlin/Boston, GERMANY: De Gruyter, Inc., 2008).</w:t>
      </w:r>
      <w:r w:rsidRPr="00EC0B73">
        <w:rPr>
          <w:lang w:val="en-GB"/>
          <w:rPrChange w:id="291" w:author="Vetle Lars Wisløff Sandring" w:date="2023-11-30T21:49:00Z">
            <w:rPr/>
          </w:rPrChange>
        </w:rPr>
        <w:fldChar w:fldCharType="end"/>
      </w:r>
    </w:p>
  </w:footnote>
  <w:footnote w:id="7">
    <w:p w14:paraId="0565113A" w14:textId="77777777" w:rsidR="00091616" w:rsidRPr="00EC0B73" w:rsidRDefault="00091616" w:rsidP="00091616">
      <w:pPr>
        <w:pStyle w:val="FootnoteText"/>
        <w:rPr>
          <w:lang w:val="en-GB"/>
          <w:rPrChange w:id="301" w:author="Vetle Lars Wisløff Sandring" w:date="2023-11-30T21:49:00Z">
            <w:rPr/>
          </w:rPrChange>
        </w:rPr>
      </w:pPr>
      <w:r w:rsidRPr="00EC0B73">
        <w:rPr>
          <w:rStyle w:val="FootnoteReference"/>
          <w:lang w:val="en-GB"/>
          <w:rPrChange w:id="302" w:author="Vetle Lars Wisløff Sandring" w:date="2023-11-30T21:49:00Z">
            <w:rPr>
              <w:rStyle w:val="FootnoteReference"/>
            </w:rPr>
          </w:rPrChange>
        </w:rPr>
        <w:footnoteRef/>
      </w:r>
      <w:r w:rsidRPr="00EC0B73">
        <w:rPr>
          <w:lang w:val="en-GB"/>
          <w:rPrChange w:id="303" w:author="Vetle Lars Wisløff Sandring" w:date="2023-11-30T21:49:00Z">
            <w:rPr/>
          </w:rPrChange>
        </w:rPr>
        <w:t xml:space="preserve"> </w:t>
      </w:r>
      <w:r w:rsidRPr="00EC0B73">
        <w:rPr>
          <w:lang w:val="en-GB"/>
          <w:rPrChange w:id="304" w:author="Vetle Lars Wisløff Sandring" w:date="2023-11-30T21:49:00Z">
            <w:rPr/>
          </w:rPrChange>
        </w:rPr>
        <w:fldChar w:fldCharType="begin">
          <w:fldData xml:space="preserve">PEVuZE5vdGU+PENpdGU+PEF1dGhvcj5Bc3NtYW5uPC9BdXRob3I+PFllYXI+MjAwNjwvWWVhcj48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</w:fldData>
        </w:fldChar>
      </w:r>
      <w:r w:rsidRPr="00EC0B73">
        <w:rPr>
          <w:lang w:val="en-GB"/>
          <w:rPrChange w:id="305" w:author="Vetle Lars Wisløff Sandring" w:date="2023-11-30T21:49:00Z">
            <w:rPr/>
          </w:rPrChange>
        </w:rPr>
        <w:instrText xml:space="preserve"> ADDIN EN.CITE </w:instrText>
      </w:r>
      <w:r w:rsidRPr="00EC0B73">
        <w:rPr>
          <w:lang w:val="en-GB"/>
          <w:rPrChange w:id="306" w:author="Vetle Lars Wisløff Sandring" w:date="2023-11-30T21:49:00Z">
            <w:rPr/>
          </w:rPrChange>
        </w:rPr>
        <w:fldChar w:fldCharType="begin">
          <w:fldData xml:space="preserve">PEVuZE5vdGU+PENpdGU+PEF1dGhvcj5Bc3NtYW5uPC9BdXRob3I+PFllYXI+MjAwNjwvWWVhcj48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</w:fldData>
        </w:fldChar>
      </w:r>
      <w:r w:rsidRPr="00EC0B73">
        <w:rPr>
          <w:lang w:val="en-GB"/>
          <w:rPrChange w:id="307" w:author="Vetle Lars Wisløff Sandring" w:date="2023-11-30T21:49:00Z">
            <w:rPr/>
          </w:rPrChange>
        </w:rPr>
        <w:instrText xml:space="preserve"> ADDIN EN.CITE.DATA </w:instrText>
      </w:r>
      <w:r w:rsidRPr="00EC0B73">
        <w:rPr>
          <w:lang w:val="en-GB"/>
          <w:rPrChange w:id="308" w:author="Vetle Lars Wisløff Sandring" w:date="2023-11-30T21:49:00Z">
            <w:rPr/>
          </w:rPrChange>
        </w:rPr>
      </w:r>
      <w:r w:rsidRPr="00EC0B73">
        <w:rPr>
          <w:lang w:val="en-GB"/>
          <w:rPrChange w:id="309" w:author="Vetle Lars Wisløff Sandring" w:date="2023-11-30T21:49:00Z">
            <w:rPr/>
          </w:rPrChange>
        </w:rPr>
        <w:fldChar w:fldCharType="end"/>
      </w:r>
      <w:r w:rsidRPr="00EC0B73">
        <w:rPr>
          <w:lang w:val="en-GB"/>
          <w:rPrChange w:id="310" w:author="Vetle Lars Wisløff Sandring" w:date="2023-11-30T21:49:00Z">
            <w:rPr/>
          </w:rPrChange>
        </w:rPr>
      </w:r>
      <w:r w:rsidRPr="00EC0B73">
        <w:rPr>
          <w:lang w:val="en-GB"/>
          <w:rPrChange w:id="311" w:author="Vetle Lars Wisløff Sandring" w:date="2023-11-30T21:49:00Z">
            <w:rPr/>
          </w:rPrChange>
        </w:rPr>
        <w:fldChar w:fldCharType="separate"/>
      </w:r>
      <w:r w:rsidRPr="00EC0B73">
        <w:rPr>
          <w:noProof/>
          <w:lang w:val="en-GB"/>
          <w:rPrChange w:id="312" w:author="Vetle Lars Wisløff Sandring" w:date="2023-11-30T21:49:00Z">
            <w:rPr>
              <w:noProof/>
            </w:rPr>
          </w:rPrChange>
        </w:rPr>
        <w:t>Aleida Assmann, "Memory, Individual and Collective," Oxford Handbooks of Political Science (Oxford University Press, 2006); Daniel Bar-Tal,</w:t>
      </w:r>
      <w:r w:rsidRPr="00EC0B73">
        <w:rPr>
          <w:i/>
          <w:noProof/>
          <w:lang w:val="en-GB"/>
          <w:rPrChange w:id="313" w:author="Vetle Lars Wisløff Sandring" w:date="2023-11-30T21:49:00Z">
            <w:rPr>
              <w:i/>
              <w:noProof/>
            </w:rPr>
          </w:rPrChange>
        </w:rPr>
        <w:t xml:space="preserve"> Intractable conflicts : socio-psychological foundations and dynamics</w:t>
      </w:r>
      <w:r w:rsidRPr="00EC0B73">
        <w:rPr>
          <w:noProof/>
          <w:lang w:val="en-GB"/>
          <w:rPrChange w:id="314" w:author="Vetle Lars Wisløff Sandring" w:date="2023-11-30T21:49:00Z">
            <w:rPr>
              <w:noProof/>
            </w:rPr>
          </w:rPrChange>
        </w:rPr>
        <w:t xml:space="preserve"> (Cambridge: Cambridge University Press, 2013).</w:t>
      </w:r>
      <w:r w:rsidRPr="00EC0B73">
        <w:rPr>
          <w:lang w:val="en-GB"/>
          <w:rPrChange w:id="315" w:author="Vetle Lars Wisløff Sandring" w:date="2023-11-30T21:49:00Z">
            <w:rPr/>
          </w:rPrChange>
        </w:rPr>
        <w:fldChar w:fldCharType="end"/>
      </w:r>
    </w:p>
  </w:footnote>
  <w:footnote w:id="8">
    <w:p w14:paraId="11529705" w14:textId="375F0252" w:rsidR="00091616" w:rsidRPr="00EC0B73" w:rsidRDefault="00091616" w:rsidP="00091616">
      <w:pPr>
        <w:pStyle w:val="FootnoteText"/>
        <w:rPr>
          <w:lang w:val="en-GB"/>
          <w:rPrChange w:id="318" w:author="Vetle Lars Wisløff Sandring" w:date="2023-11-30T21:49:00Z">
            <w:rPr/>
          </w:rPrChange>
        </w:rPr>
      </w:pPr>
      <w:r w:rsidRPr="00EC0B73">
        <w:rPr>
          <w:rStyle w:val="FootnoteReference"/>
          <w:lang w:val="en-GB"/>
          <w:rPrChange w:id="319" w:author="Vetle Lars Wisløff Sandring" w:date="2023-11-30T21:49:00Z">
            <w:rPr>
              <w:rStyle w:val="FootnoteReference"/>
            </w:rPr>
          </w:rPrChange>
        </w:rPr>
        <w:footnoteRef/>
      </w:r>
      <w:r w:rsidRPr="00EC0B73">
        <w:rPr>
          <w:lang w:val="en-GB"/>
          <w:rPrChange w:id="320" w:author="Vetle Lars Wisløff Sandring" w:date="2023-11-30T21:49:00Z">
            <w:rPr/>
          </w:rPrChange>
        </w:rPr>
        <w:t xml:space="preserve"> </w:t>
      </w:r>
      <w:r w:rsidRPr="00EC0B73">
        <w:rPr>
          <w:lang w:val="en-GB"/>
          <w:rPrChange w:id="321" w:author="Vetle Lars Wisløff Sandring" w:date="2023-11-30T21:49:00Z">
            <w:rPr/>
          </w:rPrChange>
        </w:rPr>
        <w:fldChar w:fldCharType="begin"/>
      </w:r>
      <w:r w:rsidRPr="00EC0B73">
        <w:rPr>
          <w:lang w:val="en-GB"/>
          <w:rPrChange w:id="322" w:author="Vetle Lars Wisløff Sandring" w:date="2023-11-30T21:49:00Z">
            <w:rPr/>
          </w:rPrChange>
        </w:rPr>
        <w:instrText xml:space="preserve"> ADDIN EN.CITE &lt;EndNote&gt;&lt;Cite&gt;&lt;Author&gt;Assmann&lt;/Author&gt;&lt;Year&gt;2008&lt;/Year&gt;&lt;RecNum&gt;104&lt;/RecNum&gt;&lt;DisplayText&gt;Aleida Assmann, &amp;quot;Canon and Archive,&amp;quot; Medien und Kulturelle Erinnerung (BERLIN 30: BERLIN 30: Walter De Gruyter, 2008).&lt;/DisplayText&gt;&lt;record&gt;&lt;rec-number&gt;104&lt;/rec-number&gt;&lt;foreign-keys&gt;&lt;key app="EN" db-id="fww9re20ntzr0ie5ep1v9dfjsr2avtvfsfzr" timestamp="1668177859"&gt;104&lt;/key&gt;&lt;/foreign-keys&gt;&lt;ref-type name="Book Section"&gt;5&lt;/ref-type&gt;&lt;contributors&gt;&lt;authors&gt;&lt;author&gt;Assmann, Aleida&lt;/author&gt;&lt;/authors&gt;&lt;/contributors&gt;&lt;titles&gt;&lt;title&gt;Canon and Archive&lt;/title&gt;&lt;tertiary-title&gt;Medien und Kulturelle Erinnerung&lt;/tertiary-title&gt;&lt;/titles&gt;&lt;pages&gt;97-107&lt;/pages&gt;&lt;volume&gt;8&lt;/volume&gt;&lt;keywords&gt;&lt;keyword&gt;Communication&lt;/keyword&gt;&lt;keyword&gt;Social Sciences&lt;/keyword&gt;&lt;/keywords&gt;&lt;dates&gt;&lt;year&gt;2008&lt;/year&gt;&lt;/dates&gt;&lt;pub-location&gt;BERLIN 30&lt;/pub-location&gt;&lt;publisher&gt;BERLIN 30: Walter De Gruyter&lt;/publisher&gt;&lt;urls&gt;&lt;/urls&gt;&lt;/record&gt;&lt;/Cite&gt;&lt;/EndNote&gt;</w:instrText>
      </w:r>
      <w:r w:rsidRPr="00EC0B73">
        <w:rPr>
          <w:lang w:val="en-GB"/>
          <w:rPrChange w:id="323" w:author="Vetle Lars Wisløff Sandring" w:date="2023-11-30T21:49:00Z">
            <w:rPr/>
          </w:rPrChange>
        </w:rPr>
        <w:fldChar w:fldCharType="separate"/>
      </w:r>
      <w:r w:rsidRPr="00EC0B73">
        <w:rPr>
          <w:noProof/>
          <w:lang w:val="en-GB"/>
          <w:rPrChange w:id="324" w:author="Vetle Lars Wisløff Sandring" w:date="2023-11-30T21:49:00Z">
            <w:rPr>
              <w:noProof/>
            </w:rPr>
          </w:rPrChange>
        </w:rPr>
        <w:t>Aleida Assmann, "Canon and Archive," Medien und Kulturelle Erinnerung (BERLIN 30: BERLIN 30: Walter De Gruyter, 2008).</w:t>
      </w:r>
      <w:r w:rsidRPr="00EC0B73">
        <w:rPr>
          <w:lang w:val="en-GB"/>
          <w:rPrChange w:id="325" w:author="Vetle Lars Wisløff Sandring" w:date="2023-11-30T21:49:00Z">
            <w:rPr/>
          </w:rPrChange>
        </w:rPr>
        <w:fldChar w:fldCharType="end"/>
      </w:r>
      <w:ins w:id="326" w:author="Vetle Lars Wisløff Sandring" w:date="2023-11-30T19:26:00Z">
        <w:r w:rsidR="00740044" w:rsidRPr="00EC0B73">
          <w:rPr>
            <w:lang w:val="en-GB"/>
            <w:rPrChange w:id="327" w:author="Vetle Lars Wisløff Sandring" w:date="2023-11-30T21:49:00Z">
              <w:rPr/>
            </w:rPrChange>
          </w:rPr>
          <w:t xml:space="preserve"> </w:t>
        </w:r>
      </w:ins>
      <w:ins w:id="328" w:author="Vetle Lars Wisløff Sandring" w:date="2023-11-30T19:27:00Z">
        <w:r w:rsidR="00740044" w:rsidRPr="00EC0B73">
          <w:rPr>
            <w:lang w:val="en-GB"/>
            <w:rPrChange w:id="329" w:author="Vetle Lars Wisløff Sandring" w:date="2023-11-30T21:49:00Z">
              <w:rPr/>
            </w:rPrChange>
          </w:rPr>
          <w:t xml:space="preserve">ALSO: </w:t>
        </w:r>
      </w:ins>
      <w:ins w:id="330" w:author="Vetle Lars Wisløff Sandring" w:date="2023-11-30T21:51:00Z">
        <w:r w:rsidR="00EC2A47" w:rsidRPr="00EC2A47">
          <w:rPr>
            <w:lang w:val="en-GB"/>
          </w:rPr>
          <w:t>Nietzsche</w:t>
        </w:r>
      </w:ins>
      <w:ins w:id="331" w:author="Vetle Lars Wisløff Sandring" w:date="2023-11-30T19:27:00Z">
        <w:r w:rsidR="004544F6" w:rsidRPr="00EC0B73">
          <w:rPr>
            <w:lang w:val="en-GB"/>
            <w:rPrChange w:id="332" w:author="Vetle Lars Wisløff Sandring" w:date="2023-11-30T21:49:00Z">
              <w:rPr/>
            </w:rPrChange>
          </w:rPr>
          <w:t xml:space="preserve"> say this!! </w:t>
        </w:r>
      </w:ins>
    </w:p>
  </w:footnote>
  <w:footnote w:id="9">
    <w:p w14:paraId="28785018" w14:textId="0F4BD776" w:rsidR="00091616" w:rsidRPr="00EC0B73" w:rsidRDefault="00091616" w:rsidP="00091616">
      <w:pPr>
        <w:pStyle w:val="FootnoteText"/>
        <w:rPr>
          <w:lang w:val="en-GB"/>
          <w:rPrChange w:id="368" w:author="Vetle Lars Wisløff Sandring" w:date="2023-11-30T21:49:00Z">
            <w:rPr/>
          </w:rPrChange>
        </w:rPr>
      </w:pPr>
      <w:r w:rsidRPr="00EC0B73">
        <w:rPr>
          <w:rStyle w:val="FootnoteReference"/>
          <w:lang w:val="en-GB"/>
          <w:rPrChange w:id="369" w:author="Vetle Lars Wisløff Sandring" w:date="2023-11-30T21:49:00Z">
            <w:rPr>
              <w:rStyle w:val="FootnoteReference"/>
            </w:rPr>
          </w:rPrChange>
        </w:rPr>
        <w:footnoteRef/>
      </w:r>
      <w:r w:rsidRPr="00EC0B73">
        <w:rPr>
          <w:lang w:val="en-GB"/>
          <w:rPrChange w:id="370" w:author="Vetle Lars Wisløff Sandring" w:date="2023-11-30T21:49:00Z">
            <w:rPr/>
          </w:rPrChange>
        </w:rPr>
        <w:t xml:space="preserve"> </w:t>
      </w:r>
      <w:ins w:id="371" w:author="Vetle Lars Wisløff Sandring" w:date="2023-11-30T19:47:00Z">
        <w:r w:rsidR="00DD0BC7" w:rsidRPr="00EC0B73">
          <w:rPr>
            <w:lang w:val="en-GB"/>
            <w:rPrChange w:id="372" w:author="Vetle Lars Wisløff Sandring" w:date="2023-11-30T21:49:00Z">
              <w:rPr/>
            </w:rPrChange>
          </w:rPr>
          <w:t>REFERANSE MANGLER</w:t>
        </w:r>
      </w:ins>
    </w:p>
  </w:footnote>
  <w:footnote w:id="10">
    <w:p w14:paraId="2AA561D1" w14:textId="77777777" w:rsidR="00091616" w:rsidRPr="00EC0B73" w:rsidRDefault="00091616" w:rsidP="00091616">
      <w:pPr>
        <w:pStyle w:val="FootnoteText"/>
        <w:rPr>
          <w:lang w:val="en-GB"/>
          <w:rPrChange w:id="398" w:author="Vetle Lars Wisløff Sandring" w:date="2023-11-30T21:49:00Z">
            <w:rPr/>
          </w:rPrChange>
        </w:rPr>
      </w:pPr>
      <w:r w:rsidRPr="00EC0B73">
        <w:rPr>
          <w:rStyle w:val="FootnoteReference"/>
          <w:lang w:val="en-GB"/>
          <w:rPrChange w:id="399" w:author="Vetle Lars Wisløff Sandring" w:date="2023-11-30T21:49:00Z">
            <w:rPr>
              <w:rStyle w:val="FootnoteReference"/>
            </w:rPr>
          </w:rPrChange>
        </w:rPr>
        <w:footnoteRef/>
      </w:r>
      <w:r w:rsidRPr="00EC0B73">
        <w:rPr>
          <w:lang w:val="en-GB"/>
          <w:rPrChange w:id="400" w:author="Vetle Lars Wisløff Sandring" w:date="2023-11-30T21:49:00Z">
            <w:rPr/>
          </w:rPrChange>
        </w:rPr>
        <w:t xml:space="preserve"> </w:t>
      </w:r>
      <w:r w:rsidRPr="00EC0B73">
        <w:rPr>
          <w:lang w:val="en-GB"/>
          <w:rPrChange w:id="401" w:author="Vetle Lars Wisløff Sandring" w:date="2023-11-30T21:49:00Z">
            <w:rPr/>
          </w:rPrChange>
        </w:rPr>
        <w:fldChar w:fldCharType="begin"/>
      </w:r>
      <w:r w:rsidRPr="00EC0B73">
        <w:rPr>
          <w:lang w:val="en-GB"/>
          <w:rPrChange w:id="402" w:author="Vetle Lars Wisløff Sandring" w:date="2023-11-30T21:49:00Z">
            <w:rPr/>
          </w:rPrChange>
        </w:rPr>
        <w:instrText xml:space="preserve"> ADDIN EN.CITE &lt;EndNote&gt;&lt;Cite&gt;&lt;Author&gt;Zelizer&lt;/Author&gt;&lt;Year&gt;2008&lt;/Year&gt;&lt;RecNum&gt;220&lt;/RecNum&gt;&lt;DisplayText&gt;Barbie Zelizer, &amp;quot;Journalism’s Memory Work,&amp;quot; in &lt;style face="italic"&gt;Cultural Memory Studies : An International and Interdisciplinary Handbook&lt;/style&gt;, ed. Astrid Erll, Ansgar Nünning, and Sara Young (Berlin/Boston, GERMANY: De Gruyter, Inc., 2008).&lt;/DisplayText&gt;&lt;record&gt;&lt;rec-number&gt;220&lt;/rec-number&gt;&lt;foreign-keys&gt;&lt;key app="EN" db-id="fww9re20ntzr0ie5ep1v9dfjsr2avtvfsfzr" timestamp="1696502053"&gt;220&lt;/key&gt;&lt;/foreign-keys&gt;&lt;ref-type name="Book Section"&gt;5&lt;/ref-type&gt;&lt;contributors&gt;&lt;authors&gt;&lt;author&gt;Zelizer, Barbie&lt;/author&gt;&lt;/authors&gt;&lt;secondary-authors&gt;&lt;author&gt;Erll, Astrid&lt;/author&gt;&lt;author&gt;Nünning, Ansgar&lt;/author&gt;&lt;author&gt;Young, Sara&lt;/author&gt;&lt;/secondary-authors&gt;&lt;/contributors&gt;&lt;titles&gt;&lt;title&gt;Journalism’s Memory Work&lt;/title&gt;&lt;secondary-title&gt;Cultural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EC0B73">
        <w:rPr>
          <w:lang w:val="en-GB"/>
          <w:rPrChange w:id="403" w:author="Vetle Lars Wisløff Sandring" w:date="2023-11-30T21:49:00Z">
            <w:rPr/>
          </w:rPrChange>
        </w:rPr>
        <w:fldChar w:fldCharType="separate"/>
      </w:r>
      <w:r w:rsidRPr="00EC0B73">
        <w:rPr>
          <w:noProof/>
          <w:lang w:val="en-GB"/>
          <w:rPrChange w:id="404" w:author="Vetle Lars Wisløff Sandring" w:date="2023-11-30T21:49:00Z">
            <w:rPr>
              <w:noProof/>
            </w:rPr>
          </w:rPrChange>
        </w:rPr>
        <w:t xml:space="preserve">Barbie Zelizer, "Journalism’s Memory Work," in </w:t>
      </w:r>
      <w:r w:rsidRPr="00EC0B73">
        <w:rPr>
          <w:i/>
          <w:noProof/>
          <w:lang w:val="en-GB"/>
          <w:rPrChange w:id="405" w:author="Vetle Lars Wisløff Sandring" w:date="2023-11-30T21:49:00Z">
            <w:rPr>
              <w:i/>
              <w:noProof/>
            </w:rPr>
          </w:rPrChange>
        </w:rPr>
        <w:t>Cultural Memory Studies : An International and Interdisciplinary Handbook</w:t>
      </w:r>
      <w:r w:rsidRPr="00EC0B73">
        <w:rPr>
          <w:noProof/>
          <w:lang w:val="en-GB"/>
          <w:rPrChange w:id="406" w:author="Vetle Lars Wisløff Sandring" w:date="2023-11-30T21:49:00Z">
            <w:rPr>
              <w:noProof/>
            </w:rPr>
          </w:rPrChange>
        </w:rPr>
        <w:t>, ed. Astrid Erll, Ansgar Nünning, and Sara Young (Berlin/Boston, GERMANY: De Gruyter, Inc., 2008).</w:t>
      </w:r>
      <w:r w:rsidRPr="00EC0B73">
        <w:rPr>
          <w:lang w:val="en-GB"/>
          <w:rPrChange w:id="407" w:author="Vetle Lars Wisløff Sandring" w:date="2023-11-30T21:49:00Z">
            <w:rPr/>
          </w:rPrChange>
        </w:rPr>
        <w:fldChar w:fldCharType="end"/>
      </w:r>
    </w:p>
  </w:footnote>
  <w:footnote w:id="11">
    <w:p w14:paraId="7E449BF6" w14:textId="5796AC7A" w:rsidR="004544F6" w:rsidRPr="00EC0B73" w:rsidRDefault="004544F6">
      <w:pPr>
        <w:pStyle w:val="FootnoteText"/>
        <w:rPr>
          <w:lang w:val="en-GB"/>
          <w:rPrChange w:id="411" w:author="Vetle Lars Wisløff Sandring" w:date="2023-11-30T21:49:00Z">
            <w:rPr/>
          </w:rPrChange>
        </w:rPr>
      </w:pPr>
      <w:ins w:id="412" w:author="Vetle Lars Wisløff Sandring" w:date="2023-11-30T19:31:00Z">
        <w:r w:rsidRPr="00EC0B73">
          <w:rPr>
            <w:rStyle w:val="FootnoteReference"/>
            <w:lang w:val="en-GB"/>
            <w:rPrChange w:id="413" w:author="Vetle Lars Wisløff Sandring" w:date="2023-11-30T21:49:00Z">
              <w:rPr>
                <w:rStyle w:val="FootnoteReference"/>
              </w:rPr>
            </w:rPrChange>
          </w:rPr>
          <w:footnoteRef/>
        </w:r>
        <w:r w:rsidRPr="00EC0B73">
          <w:rPr>
            <w:lang w:val="en-GB"/>
            <w:rPrChange w:id="414" w:author="Vetle Lars Wisløff Sandring" w:date="2023-11-30T21:49:00Z">
              <w:rPr/>
            </w:rPrChange>
          </w:rPr>
          <w:t xml:space="preserve"> </w:t>
        </w:r>
      </w:ins>
      <w:ins w:id="415" w:author="Vetle Lars Wisløff Sandring" w:date="2023-11-30T19:32:00Z">
        <w:r w:rsidRPr="00EC0B73">
          <w:rPr>
            <w:lang w:val="en-GB"/>
            <w:rPrChange w:id="416" w:author="Vetle Lars Wisløff Sandring" w:date="2023-11-30T21:49:00Z">
              <w:rPr/>
            </w:rPrChange>
          </w:rPr>
          <w:t>Edy --- legg inn: Rise of interpretive journalism: Edy s 96</w:t>
        </w:r>
      </w:ins>
    </w:p>
  </w:footnote>
  <w:footnote w:id="12">
    <w:p w14:paraId="25A65223" w14:textId="77777777" w:rsidR="00091616" w:rsidRPr="00EC0B73" w:rsidRDefault="00091616" w:rsidP="00091616">
      <w:pPr>
        <w:pStyle w:val="FootnoteText"/>
        <w:rPr>
          <w:lang w:val="en-GB"/>
          <w:rPrChange w:id="419" w:author="Vetle Lars Wisløff Sandring" w:date="2023-11-30T21:49:00Z">
            <w:rPr/>
          </w:rPrChange>
        </w:rPr>
      </w:pPr>
      <w:r w:rsidRPr="00EC0B73">
        <w:rPr>
          <w:rStyle w:val="FootnoteReference"/>
          <w:lang w:val="en-GB"/>
          <w:rPrChange w:id="420" w:author="Vetle Lars Wisløff Sandring" w:date="2023-11-30T21:49:00Z">
            <w:rPr>
              <w:rStyle w:val="FootnoteReference"/>
            </w:rPr>
          </w:rPrChange>
        </w:rPr>
        <w:footnoteRef/>
      </w:r>
      <w:r w:rsidRPr="00EC0B73">
        <w:rPr>
          <w:lang w:val="en-GB"/>
          <w:rPrChange w:id="421" w:author="Vetle Lars Wisløff Sandring" w:date="2023-11-30T21:49:00Z">
            <w:rPr/>
          </w:rPrChange>
        </w:rPr>
        <w:t xml:space="preserve"> </w:t>
      </w:r>
      <w:r w:rsidRPr="00EC0B73">
        <w:rPr>
          <w:lang w:val="en-GB"/>
          <w:rPrChange w:id="422" w:author="Vetle Lars Wisløff Sandring" w:date="2023-11-30T21:49:00Z">
            <w:rPr/>
          </w:rPrChange>
        </w:rPr>
        <w:fldChar w:fldCharType="begin"/>
      </w:r>
      <w:r w:rsidRPr="00EC0B73">
        <w:rPr>
          <w:lang w:val="en-GB"/>
          <w:rPrChange w:id="423" w:author="Vetle Lars Wisløff Sandring" w:date="2023-11-30T21:49:00Z">
            <w:rPr/>
          </w:rPrChange>
        </w:rPr>
        <w:instrText xml:space="preserve"> ADDIN EN.CITE &lt;EndNote&gt;&lt;Cite&gt;&lt;Author&gt;Edy&lt;/Author&gt;&lt;Year&gt;2006&lt;/Year&gt;&lt;RecNum&gt;221&lt;/RecNum&gt;&lt;DisplayText&gt;Jill Edy, &lt;style face="italic"&gt;Troubled pasts: News and the collective memory of social unrest&lt;/style&gt; (Temple University Press, 2006); Zelizer, &amp;quot;Journalism’s Memory Work.&amp;quot;&lt;/DisplayText&gt;&lt;record&gt;&lt;rec-number&gt;221&lt;/rec-number&gt;&lt;foreign-keys&gt;&lt;key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Cite&gt;&lt;Author&gt;Zelizer&lt;/Author&gt;&lt;Year&gt;2008&lt;/Year&gt;&lt;RecNum&gt;220&lt;/RecNum&gt;&lt;record&gt;&lt;rec-number&gt;220&lt;/rec-number&gt;&lt;foreign-keys&gt;&lt;key app="EN" db-id="fww9re20ntzr0ie5ep1v9dfjsr2avtvfsfzr" timestamp="1696502053"&gt;220&lt;/key&gt;&lt;/foreign-keys&gt;&lt;ref-type name="Book Section"&gt;5&lt;/ref-type&gt;&lt;contributors&gt;&lt;authors&gt;&lt;author&gt;Zelizer, Barbie&lt;/author&gt;&lt;/authors&gt;&lt;secondary-authors&gt;&lt;author&gt;Erll, Astrid&lt;/author&gt;&lt;author&gt;Nünning, Ansgar&lt;/author&gt;&lt;author&gt;Young, Sara&lt;/author&gt;&lt;/secondary-authors&gt;&lt;/contributors&gt;&lt;titles&gt;&lt;title&gt;Journalism’s Memory Work&lt;/title&gt;&lt;secondary-title&gt;Cultural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EC0B73">
        <w:rPr>
          <w:lang w:val="en-GB"/>
          <w:rPrChange w:id="424" w:author="Vetle Lars Wisløff Sandring" w:date="2023-11-30T21:49:00Z">
            <w:rPr/>
          </w:rPrChange>
        </w:rPr>
        <w:fldChar w:fldCharType="separate"/>
      </w:r>
      <w:r w:rsidRPr="00EC0B73">
        <w:rPr>
          <w:noProof/>
          <w:lang w:val="en-GB"/>
          <w:rPrChange w:id="425" w:author="Vetle Lars Wisløff Sandring" w:date="2023-11-30T21:49:00Z">
            <w:rPr>
              <w:noProof/>
            </w:rPr>
          </w:rPrChange>
        </w:rPr>
        <w:t xml:space="preserve">Jill Edy, </w:t>
      </w:r>
      <w:r w:rsidRPr="00EC0B73">
        <w:rPr>
          <w:i/>
          <w:noProof/>
          <w:lang w:val="en-GB"/>
          <w:rPrChange w:id="426" w:author="Vetle Lars Wisløff Sandring" w:date="2023-11-30T21:49:00Z">
            <w:rPr>
              <w:i/>
              <w:noProof/>
            </w:rPr>
          </w:rPrChange>
        </w:rPr>
        <w:t>Troubled pasts: News and the collective memory of social unrest</w:t>
      </w:r>
      <w:r w:rsidRPr="00EC0B73">
        <w:rPr>
          <w:noProof/>
          <w:lang w:val="en-GB"/>
          <w:rPrChange w:id="427" w:author="Vetle Lars Wisløff Sandring" w:date="2023-11-30T21:49:00Z">
            <w:rPr>
              <w:noProof/>
            </w:rPr>
          </w:rPrChange>
        </w:rPr>
        <w:t xml:space="preserve"> (Temple University Press, 2006); Zelizer, "Journalism’s Memory Work."</w:t>
      </w:r>
      <w:r w:rsidRPr="00EC0B73">
        <w:rPr>
          <w:lang w:val="en-GB"/>
          <w:rPrChange w:id="428" w:author="Vetle Lars Wisløff Sandring" w:date="2023-11-30T21:49:00Z">
            <w:rPr/>
          </w:rPrChange>
        </w:rPr>
        <w:fldChar w:fldCharType="end"/>
      </w:r>
    </w:p>
  </w:footnote>
  <w:footnote w:id="13">
    <w:p w14:paraId="152B2851" w14:textId="05AF3513" w:rsidR="004544F6" w:rsidRPr="00EC0B73" w:rsidRDefault="004544F6">
      <w:pPr>
        <w:pStyle w:val="FootnoteText"/>
        <w:rPr>
          <w:lang w:val="en-GB"/>
          <w:rPrChange w:id="437" w:author="Vetle Lars Wisløff Sandring" w:date="2023-11-30T21:49:00Z">
            <w:rPr/>
          </w:rPrChange>
        </w:rPr>
      </w:pPr>
      <w:ins w:id="438" w:author="Vetle Lars Wisløff Sandring" w:date="2023-11-30T19:33:00Z">
        <w:r w:rsidRPr="00EC0B73">
          <w:rPr>
            <w:rStyle w:val="FootnoteReference"/>
            <w:lang w:val="en-GB"/>
            <w:rPrChange w:id="439" w:author="Vetle Lars Wisløff Sandring" w:date="2023-11-30T21:49:00Z">
              <w:rPr>
                <w:rStyle w:val="FootnoteReference"/>
              </w:rPr>
            </w:rPrChange>
          </w:rPr>
          <w:footnoteRef/>
        </w:r>
        <w:r w:rsidRPr="00EC0B73">
          <w:rPr>
            <w:lang w:val="en-GB"/>
            <w:rPrChange w:id="440" w:author="Vetle Lars Wisløff Sandring" w:date="2023-11-30T21:49:00Z">
              <w:rPr/>
            </w:rPrChange>
          </w:rPr>
          <w:t xml:space="preserve"> </w:t>
        </w:r>
        <w:r w:rsidRPr="00EC0B73">
          <w:rPr>
            <w:lang w:val="en-GB"/>
            <w:rPrChange w:id="441" w:author="Vetle Lars Wisløff Sandring" w:date="2023-11-30T21:49:00Z">
              <w:rPr>
                <w:lang w:val="nb-NO"/>
              </w:rPr>
            </w:rPrChange>
          </w:rPr>
          <w:t>RE</w:t>
        </w:r>
        <w:r w:rsidRPr="00EC0B73">
          <w:rPr>
            <w:lang w:val="en-GB"/>
            <w:rPrChange w:id="442" w:author="Vetle Lars Wisløff Sandring" w:date="2023-11-30T21:49:00Z">
              <w:rPr/>
            </w:rPrChange>
          </w:rPr>
          <w:t>FERANSE</w:t>
        </w:r>
      </w:ins>
    </w:p>
  </w:footnote>
  <w:footnote w:id="14">
    <w:p w14:paraId="0AF8984D" w14:textId="03EECC67" w:rsidR="004544F6" w:rsidRPr="00EC0B73" w:rsidRDefault="004544F6">
      <w:pPr>
        <w:pStyle w:val="FootnoteText"/>
        <w:rPr>
          <w:lang w:val="en-GB"/>
          <w:rPrChange w:id="466" w:author="Vetle Lars Wisløff Sandring" w:date="2023-11-30T21:49:00Z">
            <w:rPr/>
          </w:rPrChange>
        </w:rPr>
      </w:pPr>
      <w:ins w:id="467" w:author="Vetle Lars Wisløff Sandring" w:date="2023-11-30T19:34:00Z">
        <w:r w:rsidRPr="00EC0B73">
          <w:rPr>
            <w:rStyle w:val="FootnoteReference"/>
            <w:lang w:val="en-GB"/>
            <w:rPrChange w:id="468" w:author="Vetle Lars Wisløff Sandring" w:date="2023-11-30T21:49:00Z">
              <w:rPr>
                <w:rStyle w:val="FootnoteReference"/>
              </w:rPr>
            </w:rPrChange>
          </w:rPr>
          <w:footnoteRef/>
        </w:r>
        <w:r w:rsidRPr="00EC0B73">
          <w:rPr>
            <w:lang w:val="en-GB"/>
            <w:rPrChange w:id="469" w:author="Vetle Lars Wisløff Sandring" w:date="2023-11-30T21:49:00Z">
              <w:rPr/>
            </w:rPrChange>
          </w:rPr>
          <w:t xml:space="preserve"> </w:t>
        </w:r>
      </w:ins>
      <w:ins w:id="470" w:author="Vetle Lars Wisløff Sandring" w:date="2023-11-30T19:35:00Z">
        <w:r w:rsidRPr="00EC0B73">
          <w:rPr>
            <w:lang w:val="en-GB"/>
            <w:rPrChange w:id="471" w:author="Vetle Lars Wisløff Sandring" w:date="2023-11-30T21:49:00Z">
              <w:rPr/>
            </w:rPrChange>
          </w:rPr>
          <w:t>Journalism as commemoration, analogies and contexts: Edy s102</w:t>
        </w:r>
      </w:ins>
    </w:p>
  </w:footnote>
  <w:footnote w:id="15">
    <w:p w14:paraId="78A9DFEE" w14:textId="77777777" w:rsidR="00091616" w:rsidRPr="00EC0B73" w:rsidRDefault="00091616" w:rsidP="00091616">
      <w:pPr>
        <w:pStyle w:val="FootnoteText"/>
        <w:rPr>
          <w:lang w:val="en-GB"/>
          <w:rPrChange w:id="480" w:author="Vetle Lars Wisløff Sandring" w:date="2023-11-30T21:49:00Z">
            <w:rPr/>
          </w:rPrChange>
        </w:rPr>
      </w:pPr>
      <w:r w:rsidRPr="00EC0B73">
        <w:rPr>
          <w:rStyle w:val="FootnoteReference"/>
          <w:lang w:val="en-GB"/>
          <w:rPrChange w:id="481" w:author="Vetle Lars Wisløff Sandring" w:date="2023-11-30T21:49:00Z">
            <w:rPr>
              <w:rStyle w:val="FootnoteReference"/>
            </w:rPr>
          </w:rPrChange>
        </w:rPr>
        <w:footnoteRef/>
      </w:r>
      <w:r w:rsidRPr="00EC0B73">
        <w:rPr>
          <w:lang w:val="en-GB"/>
          <w:rPrChange w:id="482" w:author="Vetle Lars Wisløff Sandring" w:date="2023-11-30T21:49:00Z">
            <w:rPr/>
          </w:rPrChange>
        </w:rPr>
        <w:t xml:space="preserve"> </w:t>
      </w:r>
      <w:r w:rsidRPr="00EC0B73">
        <w:rPr>
          <w:lang w:val="en-GB"/>
          <w:rPrChange w:id="483" w:author="Vetle Lars Wisløff Sandring" w:date="2023-11-30T21:49:00Z">
            <w:rPr/>
          </w:rPrChange>
        </w:rPr>
        <w:fldChar w:fldCharType="begin"/>
      </w:r>
      <w:r w:rsidRPr="00EC0B73">
        <w:rPr>
          <w:lang w:val="en-GB"/>
          <w:rPrChange w:id="484" w:author="Vetle Lars Wisløff Sandring" w:date="2023-11-30T21:49:00Z">
            <w:rPr/>
          </w:rPrChange>
        </w:rPr>
        <w:instrText xml:space="preserve"> ADDIN EN.CITE &lt;EndNote&gt;&lt;Cite&gt;&lt;Author&gt;Zelizer&lt;/Author&gt;&lt;Year&gt;2008&lt;/Year&gt;&lt;RecNum&gt;220&lt;/RecNum&gt;&lt;DisplayText&gt;Zelizer, &amp;quot;Journalism’s Memory Work.&amp;quot;&lt;/DisplayText&gt;&lt;record&gt;&lt;rec-number&gt;220&lt;/rec-number&gt;&lt;foreign-keys&gt;&lt;key app="EN" db-id="fww9re20ntzr0ie5ep1v9dfjsr2avtvfsfzr" timestamp="1696502053"&gt;220&lt;/key&gt;&lt;/foreign-keys&gt;&lt;ref-type name="Book Section"&gt;5&lt;/ref-type&gt;&lt;contributors&gt;&lt;authors&gt;&lt;author&gt;Zelizer, Barbie&lt;/author&gt;&lt;/authors&gt;&lt;secondary-authors&gt;&lt;author&gt;Erll, Astrid&lt;/author&gt;&lt;author&gt;Nünning, Ansgar&lt;/author&gt;&lt;author&gt;Young, Sara&lt;/author&gt;&lt;/secondary-authors&gt;&lt;/contributors&gt;&lt;titles&gt;&lt;title&gt;Journalism’s Memory Work&lt;/title&gt;&lt;secondary-title&gt;Cultural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EC0B73">
        <w:rPr>
          <w:lang w:val="en-GB"/>
          <w:rPrChange w:id="485" w:author="Vetle Lars Wisløff Sandring" w:date="2023-11-30T21:49:00Z">
            <w:rPr/>
          </w:rPrChange>
        </w:rPr>
        <w:fldChar w:fldCharType="separate"/>
      </w:r>
      <w:r w:rsidRPr="00EC0B73">
        <w:rPr>
          <w:noProof/>
          <w:lang w:val="en-GB"/>
          <w:rPrChange w:id="486" w:author="Vetle Lars Wisløff Sandring" w:date="2023-11-30T21:49:00Z">
            <w:rPr>
              <w:noProof/>
            </w:rPr>
          </w:rPrChange>
        </w:rPr>
        <w:t>Zelizer, "Journalism’s Memory Work."</w:t>
      </w:r>
      <w:r w:rsidRPr="00EC0B73">
        <w:rPr>
          <w:lang w:val="en-GB"/>
          <w:rPrChange w:id="487" w:author="Vetle Lars Wisløff Sandring" w:date="2023-11-30T21:49:00Z">
            <w:rPr/>
          </w:rPrChange>
        </w:rPr>
        <w:fldChar w:fldCharType="end"/>
      </w:r>
    </w:p>
  </w:footnote>
  <w:footnote w:id="16">
    <w:p w14:paraId="280097C9" w14:textId="77777777" w:rsidR="00091616" w:rsidRPr="00EC0B73" w:rsidDel="00C23139" w:rsidRDefault="00091616" w:rsidP="00091616">
      <w:pPr>
        <w:pStyle w:val="FootnoteText"/>
        <w:rPr>
          <w:del w:id="553" w:author="Vetle Lars Wisløff Sandring" w:date="2023-11-14T15:18:00Z"/>
          <w:lang w:val="en-GB"/>
          <w:rPrChange w:id="554" w:author="Vetle Lars Wisløff Sandring" w:date="2023-11-30T21:49:00Z">
            <w:rPr>
              <w:del w:id="555" w:author="Vetle Lars Wisløff Sandring" w:date="2023-11-14T15:18:00Z"/>
            </w:rPr>
          </w:rPrChange>
        </w:rPr>
      </w:pPr>
      <w:del w:id="556" w:author="Vetle Lars Wisløff Sandring" w:date="2023-11-14T15:18:00Z">
        <w:r w:rsidRPr="00EC0B73" w:rsidDel="00C23139">
          <w:rPr>
            <w:rStyle w:val="FootnoteReference"/>
            <w:lang w:val="en-GB"/>
            <w:rPrChange w:id="557" w:author="Vetle Lars Wisløff Sandring" w:date="2023-11-30T21:49:00Z">
              <w:rPr>
                <w:rStyle w:val="FootnoteReference"/>
              </w:rPr>
            </w:rPrChange>
          </w:rPr>
          <w:footnoteRef/>
        </w:r>
        <w:r w:rsidRPr="00EC0B73" w:rsidDel="00C23139">
          <w:rPr>
            <w:lang w:val="en-GB"/>
            <w:rPrChange w:id="558" w:author="Vetle Lars Wisløff Sandring" w:date="2023-11-30T21:49:00Z">
              <w:rPr/>
            </w:rPrChange>
          </w:rPr>
          <w:delText xml:space="preserve"> </w:delText>
        </w:r>
        <w:r w:rsidRPr="00EC0B73" w:rsidDel="00C23139">
          <w:rPr>
            <w:lang w:val="en-GB"/>
            <w:rPrChange w:id="559" w:author="Vetle Lars Wisløff Sandring" w:date="2023-11-30T21:49:00Z">
              <w:rPr/>
            </w:rPrChange>
          </w:rPr>
          <w:fldChar w:fldCharType="begin"/>
        </w:r>
        <w:r w:rsidRPr="00EC0B73" w:rsidDel="00C23139">
          <w:rPr>
            <w:lang w:val="en-GB"/>
            <w:rPrChange w:id="560" w:author="Vetle Lars Wisløff Sandring" w:date="2023-11-30T21:49:00Z">
              <w:rPr/>
            </w:rPrChange>
          </w:rPr>
          <w:delInstrText xml:space="preserve"> ADDIN EN.CITE &lt;EndNote&gt;&lt;Cite&gt;&lt;Author&gt;Edy&lt;/Author&gt;&lt;Year&gt;2006&lt;/Year&gt;&lt;RecNum&gt;221&lt;/RecNum&gt;&lt;DisplayText&gt;Edy, &lt;style face="italic"&gt;Troubled pasts: News and the collective memory of social unrest&lt;/style&gt;.&lt;/DisplayText&gt;&lt;record&gt;&lt;rec-number&gt;221&lt;/rec-number&gt;&lt;foreign-keys&gt;&lt;key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Press&lt;/publisher&gt;&lt;isbn&gt;1592134971&lt;/isbn&gt;&lt;urls&gt;&lt;/urls&gt;&lt;/record&gt;&lt;/Cite&gt;&lt;/EndNote&gt;</w:delInstrText>
        </w:r>
        <w:r w:rsidRPr="00EC0B73" w:rsidDel="00C23139">
          <w:rPr>
            <w:lang w:val="en-GB"/>
            <w:rPrChange w:id="561" w:author="Vetle Lars Wisløff Sandring" w:date="2023-11-30T21:49:00Z">
              <w:rPr/>
            </w:rPrChange>
          </w:rPr>
          <w:fldChar w:fldCharType="separate"/>
        </w:r>
        <w:r w:rsidRPr="00EC0B73" w:rsidDel="00C23139">
          <w:rPr>
            <w:noProof/>
            <w:lang w:val="en-GB"/>
            <w:rPrChange w:id="562" w:author="Vetle Lars Wisløff Sandring" w:date="2023-11-30T21:49:00Z">
              <w:rPr>
                <w:noProof/>
              </w:rPr>
            </w:rPrChange>
          </w:rPr>
          <w:delText xml:space="preserve">Edy, </w:delText>
        </w:r>
        <w:r w:rsidRPr="00EC0B73" w:rsidDel="00C23139">
          <w:rPr>
            <w:i/>
            <w:noProof/>
            <w:lang w:val="en-GB"/>
            <w:rPrChange w:id="563" w:author="Vetle Lars Wisløff Sandring" w:date="2023-11-30T21:49:00Z">
              <w:rPr>
                <w:i/>
                <w:noProof/>
              </w:rPr>
            </w:rPrChange>
          </w:rPr>
          <w:delText>Troubled pasts: News and the collective memory of social unrest</w:delText>
        </w:r>
        <w:r w:rsidRPr="00EC0B73" w:rsidDel="00C23139">
          <w:rPr>
            <w:noProof/>
            <w:lang w:val="en-GB"/>
            <w:rPrChange w:id="564" w:author="Vetle Lars Wisløff Sandring" w:date="2023-11-30T21:49:00Z">
              <w:rPr>
                <w:noProof/>
              </w:rPr>
            </w:rPrChange>
          </w:rPr>
          <w:delText>.</w:delText>
        </w:r>
        <w:r w:rsidRPr="00EC0B73" w:rsidDel="00C23139">
          <w:rPr>
            <w:lang w:val="en-GB"/>
            <w:rPrChange w:id="565" w:author="Vetle Lars Wisløff Sandring" w:date="2023-11-30T21:49:00Z">
              <w:rPr/>
            </w:rPrChange>
          </w:rPr>
          <w:fldChar w:fldCharType="end"/>
        </w:r>
      </w:del>
    </w:p>
  </w:footnote>
  <w:footnote w:id="17">
    <w:p w14:paraId="39CBCA45" w14:textId="77777777" w:rsidR="00091616" w:rsidRPr="00EC0B73" w:rsidRDefault="00091616" w:rsidP="00091616">
      <w:pPr>
        <w:pStyle w:val="FootnoteText"/>
        <w:rPr>
          <w:lang w:val="en-GB"/>
          <w:rPrChange w:id="597" w:author="Vetle Lars Wisløff Sandring" w:date="2023-11-30T21:49:00Z">
            <w:rPr/>
          </w:rPrChange>
        </w:rPr>
      </w:pPr>
      <w:r w:rsidRPr="00EC0B73">
        <w:rPr>
          <w:rStyle w:val="FootnoteReference"/>
          <w:lang w:val="en-GB"/>
          <w:rPrChange w:id="598" w:author="Vetle Lars Wisløff Sandring" w:date="2023-11-30T21:49:00Z">
            <w:rPr>
              <w:rStyle w:val="FootnoteReference"/>
            </w:rPr>
          </w:rPrChange>
        </w:rPr>
        <w:footnoteRef/>
      </w:r>
      <w:r w:rsidRPr="00EC0B73">
        <w:rPr>
          <w:lang w:val="en-GB"/>
          <w:rPrChange w:id="599" w:author="Vetle Lars Wisløff Sandring" w:date="2023-11-30T21:49:00Z">
            <w:rPr/>
          </w:rPrChange>
        </w:rPr>
        <w:t xml:space="preserve"> </w:t>
      </w:r>
      <w:r w:rsidRPr="00EC0B73">
        <w:rPr>
          <w:lang w:val="en-GB"/>
          <w:rPrChange w:id="600" w:author="Vetle Lars Wisløff Sandring" w:date="2023-11-30T21:49:00Z">
            <w:rPr/>
          </w:rPrChange>
        </w:rPr>
        <w:fldChar w:fldCharType="begin"/>
      </w:r>
      <w:r w:rsidRPr="00EC0B73">
        <w:rPr>
          <w:lang w:val="en-GB"/>
          <w:rPrChange w:id="601" w:author="Vetle Lars Wisløff Sandring" w:date="2023-11-30T21:49:00Z">
            <w:rPr/>
          </w:rPrChange>
        </w:rPr>
        <w:instrText xml:space="preserve"> ADDIN EN.CITE &lt;EndNote&gt;&lt;Cite&gt;&lt;Author&gt;Kansteiner&lt;/Author&gt;&lt;Year&gt;2002&lt;/Year&gt;&lt;RecNum&gt;10&lt;/RecNum&gt;&lt;DisplayText&gt;Kansteiner, &amp;quot;Finding Meaning in Memory: A Methodological Critique of Collective Memory Studies.&amp;quot;&lt;/DisplayText&gt;&lt;record&gt;&lt;rec-number&gt;10&lt;/rec-number&gt;&lt;foreign-keys&gt;&lt;key app="EN" db-id="fww9re20ntzr0ie5ep1v9dfjsr2avtvfsfzr" timestamp="1646385107"&gt;10&lt;/key&gt;&lt;/foreign-keys&gt;&lt;ref-type name="Journal Article"&gt;17&lt;/ref-type&gt;&lt;contributors&gt;&lt;authors&gt;&lt;author&gt;Wulf Kansteiner&lt;/author&gt;&lt;/authors&gt;&lt;/contributors&gt;&lt;titles&gt;&lt;title&gt;Finding Meaning in Memory: A Methodological Critique of Collective Memory Studies&lt;/title&gt;&lt;secondary-title&gt;History and Theory&lt;/secondary-title&gt;&lt;/titles&gt;&lt;periodical&gt;&lt;full-title&gt;History and Theory&lt;/full-title&gt;&lt;/periodical&gt;&lt;volume&gt;41&lt;/volume&gt;&lt;number&gt;2&lt;/number&gt;&lt;dates&gt;&lt;year&gt;2002&lt;/year&gt;&lt;/dates&gt;&lt;publisher&gt;Wiley for Wesleyan University&lt;/publisher&gt;&lt;urls&gt;&lt;/urls&gt;&lt;/record&gt;&lt;/Cite&gt;&lt;/EndNote&gt;</w:instrText>
      </w:r>
      <w:r w:rsidRPr="00EC0B73">
        <w:rPr>
          <w:lang w:val="en-GB"/>
          <w:rPrChange w:id="602" w:author="Vetle Lars Wisløff Sandring" w:date="2023-11-30T21:49:00Z">
            <w:rPr/>
          </w:rPrChange>
        </w:rPr>
        <w:fldChar w:fldCharType="separate"/>
      </w:r>
      <w:r w:rsidRPr="00EC0B73">
        <w:rPr>
          <w:noProof/>
          <w:lang w:val="en-GB"/>
          <w:rPrChange w:id="603" w:author="Vetle Lars Wisløff Sandring" w:date="2023-11-30T21:49:00Z">
            <w:rPr>
              <w:noProof/>
            </w:rPr>
          </w:rPrChange>
        </w:rPr>
        <w:t>Kansteiner, "Finding Meaning in Memory: A Methodological Critique of Collective Memory Studies."</w:t>
      </w:r>
      <w:r w:rsidRPr="00EC0B73">
        <w:rPr>
          <w:lang w:val="en-GB"/>
          <w:rPrChange w:id="604" w:author="Vetle Lars Wisløff Sandring" w:date="2023-11-30T21:49:00Z">
            <w:rPr/>
          </w:rPrChange>
        </w:rPr>
        <w:fldChar w:fldCharType="end"/>
      </w:r>
    </w:p>
  </w:footnote>
  <w:footnote w:id="18">
    <w:p w14:paraId="5A1B8125" w14:textId="77777777" w:rsidR="00091616" w:rsidRPr="00EC0B73" w:rsidRDefault="00091616" w:rsidP="00091616">
      <w:pPr>
        <w:pStyle w:val="FootnoteText"/>
        <w:rPr>
          <w:lang w:val="en-GB"/>
          <w:rPrChange w:id="621" w:author="Vetle Lars Wisløff Sandring" w:date="2023-11-30T21:49:00Z">
            <w:rPr>
              <w:lang w:val="nb-NO"/>
            </w:rPr>
          </w:rPrChange>
        </w:rPr>
      </w:pPr>
      <w:r w:rsidRPr="00EC0B73">
        <w:rPr>
          <w:rStyle w:val="FootnoteReference"/>
          <w:lang w:val="en-GB"/>
          <w:rPrChange w:id="622" w:author="Vetle Lars Wisløff Sandring" w:date="2023-11-30T21:49:00Z">
            <w:rPr>
              <w:rStyle w:val="FootnoteReference"/>
            </w:rPr>
          </w:rPrChange>
        </w:rPr>
        <w:footnoteRef/>
      </w:r>
      <w:r w:rsidRPr="00EC0B73">
        <w:rPr>
          <w:lang w:val="en-GB"/>
          <w:rPrChange w:id="623" w:author="Vetle Lars Wisløff Sandring" w:date="2023-11-30T21:49:00Z">
            <w:rPr>
              <w:lang w:val="nb-NO"/>
            </w:rPr>
          </w:rPrChange>
        </w:rPr>
        <w:t xml:space="preserve"> </w:t>
      </w:r>
      <w:r w:rsidRPr="00EC0B73">
        <w:rPr>
          <w:lang w:val="en-GB"/>
          <w:rPrChange w:id="624" w:author="Vetle Lars Wisløff Sandring" w:date="2023-11-30T21:49:00Z">
            <w:rPr/>
          </w:rPrChange>
        </w:rPr>
        <w:fldChar w:fldCharType="begin"/>
      </w:r>
      <w:r w:rsidRPr="00EC0B73">
        <w:rPr>
          <w:lang w:val="en-GB"/>
          <w:rPrChange w:id="625" w:author="Vetle Lars Wisløff Sandring" w:date="2023-11-30T21:49:00Z">
            <w:rPr>
              <w:lang w:val="nb-NO"/>
            </w:rPr>
          </w:rPrChange>
        </w:rPr>
        <w:instrText xml:space="preserve"> ADDIN EN.CITE &lt;EndNote&gt;&lt;Cite&gt;&lt;Author&gt;Eriksen&lt;/Author&gt;&lt;Year&gt;2023&lt;/Year&gt;&lt;RecNum&gt;147&lt;/RecNum&gt;&lt;DisplayText&gt;Kristin Gregers Eriksen and Stina Helena Bang Svendsen, &amp;quot;Når kritikk blir forstått som «kansellering» er den faglige samtalen avlyst,&amp;quot; &lt;style face="italic"&gt;Khrono.no&lt;/style&gt;, 2023/02/05/, 2023, https://khrono.no/nar-kritikk-blir-forstatt-som-kansellering-er-den-faglige-samtalen-avlyst/756981.&lt;/DisplayText&gt;&lt;record&gt;&lt;rec-number&gt;147&lt;/rec-number&gt;&lt;foreign-keys&gt;&lt;key app="EN" db-id="fww9re20ntzr0ie5ep1v9dfjsr2avtvfsfzr" timestamp="1676369384"&gt;147&lt;/key&gt;&lt;/foreign-keys&gt;&lt;ref-type name="Magazine Article"&gt;19&lt;/ref-type&gt;&lt;contributors&gt;&lt;authors&gt;&lt;author&gt;Kristin Gregers Eriksen&lt;/author&gt;&lt;author&gt;Stina Helena Bang Svendsen&lt;/author&gt;&lt;/authors&gt;&lt;/contributors&gt;&lt;titles&gt;&lt;title&gt;Når kritikk blir forstått som «kansellering» er den faglige samtalen avlyst&lt;/title&gt;&lt;secondary-title&gt;Khrono.no&lt;/secondary-title&gt;&lt;/titles&gt;&lt;dates&gt;&lt;year&gt;2023&lt;/year&gt;&lt;pub-dates&gt;&lt;date&gt;2023/02/05/&lt;/date&gt;&lt;/pub-dates&gt;&lt;/dates&gt;&lt;label&gt;BibEntry2023Feb&lt;/label&gt;&lt;urls&gt;&lt;related-urls&gt;&lt;url&gt;https://khrono.no/nar-kritikk-blir-forstatt-som-kansellering-er-den-faglige-samtalen-avlyst/756981&lt;/url&gt;&lt;/related-urls&gt;&lt;/urls&gt;&lt;language&gt;Norwegian bokmål&lt;/language&gt;&lt;/record&gt;&lt;/Cite&gt;&lt;/EndNote&gt;</w:instrText>
      </w:r>
      <w:r w:rsidRPr="00EC0B73">
        <w:rPr>
          <w:lang w:val="en-GB"/>
          <w:rPrChange w:id="626" w:author="Vetle Lars Wisløff Sandring" w:date="2023-11-30T21:49:00Z">
            <w:rPr/>
          </w:rPrChange>
        </w:rPr>
        <w:fldChar w:fldCharType="separate"/>
      </w:r>
      <w:r w:rsidRPr="00EC0B73">
        <w:rPr>
          <w:noProof/>
          <w:lang w:val="en-GB"/>
          <w:rPrChange w:id="627" w:author="Vetle Lars Wisløff Sandring" w:date="2023-11-30T21:49:00Z">
            <w:rPr>
              <w:noProof/>
              <w:lang w:val="nb-NO"/>
            </w:rPr>
          </w:rPrChange>
        </w:rPr>
        <w:t xml:space="preserve">Kristin Gregers Eriksen and Stina Helena Bang Svendsen, "Når kritikk blir forstått som «kansellering» er den faglige samtalen avlyst," </w:t>
      </w:r>
      <w:r w:rsidRPr="00EC0B73">
        <w:rPr>
          <w:i/>
          <w:noProof/>
          <w:lang w:val="en-GB"/>
          <w:rPrChange w:id="628" w:author="Vetle Lars Wisløff Sandring" w:date="2023-11-30T21:49:00Z">
            <w:rPr>
              <w:i/>
              <w:noProof/>
              <w:lang w:val="nb-NO"/>
            </w:rPr>
          </w:rPrChange>
        </w:rPr>
        <w:t>Khrono.no</w:t>
      </w:r>
      <w:r w:rsidRPr="00EC0B73">
        <w:rPr>
          <w:noProof/>
          <w:lang w:val="en-GB"/>
          <w:rPrChange w:id="629" w:author="Vetle Lars Wisløff Sandring" w:date="2023-11-30T21:49:00Z">
            <w:rPr>
              <w:noProof/>
              <w:lang w:val="nb-NO"/>
            </w:rPr>
          </w:rPrChange>
        </w:rPr>
        <w:t>, 2023/02/05/, 2023, https://khrono.no/nar-kritikk-blir-forstatt-som-kansellering-er-den-faglige-samtalen-avlyst/756981.</w:t>
      </w:r>
      <w:r w:rsidRPr="00EC0B73">
        <w:rPr>
          <w:lang w:val="en-GB"/>
          <w:rPrChange w:id="630" w:author="Vetle Lars Wisløff Sandring" w:date="2023-11-30T21:49:00Z">
            <w:rPr/>
          </w:rPrChange>
        </w:rPr>
        <w:fldChar w:fldCharType="end"/>
      </w:r>
    </w:p>
  </w:footnote>
  <w:footnote w:id="19">
    <w:p w14:paraId="24389F9B" w14:textId="39698691" w:rsidR="00111507" w:rsidRPr="00EC0B73" w:rsidRDefault="00111507">
      <w:pPr>
        <w:pStyle w:val="FootnoteText"/>
        <w:rPr>
          <w:lang w:val="en-GB"/>
          <w:rPrChange w:id="652" w:author="Vetle Lars Wisløff Sandring" w:date="2023-11-30T21:49:00Z">
            <w:rPr/>
          </w:rPrChange>
        </w:rPr>
      </w:pPr>
      <w:ins w:id="653" w:author="Vetle Lars Wisløff Sandring" w:date="2023-11-30T19:57:00Z">
        <w:r w:rsidRPr="00EC0B73">
          <w:rPr>
            <w:rStyle w:val="FootnoteReference"/>
            <w:lang w:val="en-GB"/>
            <w:rPrChange w:id="654" w:author="Vetle Lars Wisløff Sandring" w:date="2023-11-30T21:49:00Z">
              <w:rPr>
                <w:rStyle w:val="FootnoteReference"/>
              </w:rPr>
            </w:rPrChange>
          </w:rPr>
          <w:footnoteRef/>
        </w:r>
        <w:r w:rsidRPr="00EC0B73">
          <w:rPr>
            <w:lang w:val="en-GB"/>
            <w:rPrChange w:id="655" w:author="Vetle Lars Wisløff Sandring" w:date="2023-11-30T21:49:00Z">
              <w:rPr/>
            </w:rPrChange>
          </w:rPr>
          <w:t xml:space="preserve"> </w:t>
        </w:r>
        <w:r w:rsidRPr="00EC0B73">
          <w:rPr>
            <w:lang w:val="en-GB"/>
            <w:rPrChange w:id="656" w:author="Vetle Lars Wisløff Sandring" w:date="2023-11-30T21:49:00Z">
              <w:rPr>
                <w:lang w:val="nb-NO"/>
              </w:rPr>
            </w:rPrChange>
          </w:rPr>
          <w:t>SOURCCE</w:t>
        </w:r>
      </w:ins>
    </w:p>
  </w:footnote>
  <w:footnote w:id="20">
    <w:p w14:paraId="5DFBF928" w14:textId="4CA1591C" w:rsidR="00111507" w:rsidRPr="00EC0B73" w:rsidRDefault="00111507">
      <w:pPr>
        <w:pStyle w:val="FootnoteText"/>
        <w:rPr>
          <w:lang w:val="en-GB"/>
          <w:rPrChange w:id="687" w:author="Vetle Lars Wisløff Sandring" w:date="2023-11-30T21:49:00Z">
            <w:rPr/>
          </w:rPrChange>
        </w:rPr>
      </w:pPr>
      <w:ins w:id="688" w:author="Vetle Lars Wisløff Sandring" w:date="2023-11-30T20:03:00Z">
        <w:r w:rsidRPr="00EC0B73">
          <w:rPr>
            <w:rStyle w:val="FootnoteReference"/>
            <w:lang w:val="en-GB"/>
            <w:rPrChange w:id="689" w:author="Vetle Lars Wisløff Sandring" w:date="2023-11-30T21:49:00Z">
              <w:rPr>
                <w:rStyle w:val="FootnoteReference"/>
              </w:rPr>
            </w:rPrChange>
          </w:rPr>
          <w:footnoteRef/>
        </w:r>
        <w:r w:rsidRPr="00EC0B73">
          <w:rPr>
            <w:lang w:val="en-GB"/>
            <w:rPrChange w:id="690" w:author="Vetle Lars Wisløff Sandring" w:date="2023-11-30T21:49:00Z">
              <w:rPr/>
            </w:rPrChange>
          </w:rPr>
          <w:t xml:space="preserve"> </w:t>
        </w:r>
        <w:r w:rsidRPr="00EC0B73">
          <w:rPr>
            <w:lang w:val="en-GB"/>
            <w:rPrChange w:id="691" w:author="Vetle Lars Wisløff Sandring" w:date="2023-11-30T21:49:00Z">
              <w:rPr>
                <w:lang w:val="nb-NO"/>
              </w:rPr>
            </w:rPrChange>
          </w:rPr>
          <w:t>Firth and Harris</w:t>
        </w:r>
      </w:ins>
    </w:p>
  </w:footnote>
  <w:footnote w:id="21">
    <w:p w14:paraId="6C365E9A" w14:textId="77777777" w:rsidR="00091616" w:rsidRPr="00EC0B73" w:rsidDel="00E65FE6" w:rsidRDefault="00091616" w:rsidP="00091616">
      <w:pPr>
        <w:pStyle w:val="FootnoteText"/>
        <w:rPr>
          <w:del w:id="784" w:author="Vetle Lars Wisløff Sandring" w:date="2023-11-14T15:24:00Z"/>
          <w:lang w:val="en-GB"/>
          <w:rPrChange w:id="785" w:author="Vetle Lars Wisløff Sandring" w:date="2023-11-30T21:49:00Z">
            <w:rPr>
              <w:del w:id="786" w:author="Vetle Lars Wisløff Sandring" w:date="2023-11-14T15:24:00Z"/>
              <w:lang w:val="nb-NO"/>
            </w:rPr>
          </w:rPrChange>
        </w:rPr>
      </w:pPr>
      <w:del w:id="787" w:author="Vetle Lars Wisløff Sandring" w:date="2023-11-14T15:24:00Z">
        <w:r w:rsidRPr="00EC0B73" w:rsidDel="00E65FE6">
          <w:rPr>
            <w:rStyle w:val="FootnoteReference"/>
            <w:lang w:val="en-GB"/>
            <w:rPrChange w:id="788" w:author="Vetle Lars Wisløff Sandring" w:date="2023-11-30T21:49:00Z">
              <w:rPr>
                <w:rStyle w:val="FootnoteReference"/>
              </w:rPr>
            </w:rPrChange>
          </w:rPr>
          <w:footnoteRef/>
        </w:r>
        <w:r w:rsidRPr="00EC0B73" w:rsidDel="00E65FE6">
          <w:rPr>
            <w:lang w:val="en-GB"/>
            <w:rPrChange w:id="789" w:author="Vetle Lars Wisløff Sandring" w:date="2023-11-30T21:49:00Z">
              <w:rPr>
                <w:lang w:val="nb-NO"/>
              </w:rPr>
            </w:rPrChange>
          </w:rPr>
          <w:delText xml:space="preserve"> </w:delText>
        </w:r>
        <w:r w:rsidRPr="00EC0B73" w:rsidDel="00E65FE6">
          <w:rPr>
            <w:lang w:val="en-GB"/>
            <w:rPrChange w:id="790" w:author="Vetle Lars Wisløff Sandring" w:date="2023-11-30T21:49:00Z">
              <w:rPr/>
            </w:rPrChange>
          </w:rPr>
          <w:fldChar w:fldCharType="begin"/>
        </w:r>
        <w:r w:rsidRPr="00EC0B73" w:rsidDel="00E65FE6">
          <w:rPr>
            <w:lang w:val="en-GB"/>
            <w:rPrChange w:id="791" w:author="Vetle Lars Wisløff Sandring" w:date="2023-11-30T21:49:00Z">
              <w:rPr>
                <w:lang w:val="nb-NO"/>
              </w:rPr>
            </w:rPrChange>
          </w:rPr>
          <w:delInstrText xml:space="preserve"> ADDIN EN.CITE &lt;EndNote&gt;&lt;Cite&gt;&lt;Author&gt;Eriksen&lt;/Author&gt;&lt;Year&gt;2023&lt;/Year&gt;&lt;RecNum&gt;147&lt;/RecNum&gt;&lt;DisplayText&gt;Eriksen and Svendsen, &amp;quot;Når kritikk blir forstått som «kansellering» er den faglige samtalen avlyst.&amp;quot;&lt;/DisplayText&gt;&lt;record&gt;&lt;rec-number&gt;147&lt;/rec-number&gt;&lt;foreign-keys&gt;&lt;key app="EN" db-id="fww9re20ntzr0ie5ep1v9dfjsr2avtvfsfzr" timestamp="1676369384"&gt;147&lt;/key&gt;&lt;/foreign-keys&gt;&lt;ref-type name="Magazine Article"&gt;19&lt;/ref-type&gt;&lt;contributors&gt;&lt;authors&gt;&lt;author&gt;Kristin Gregers Eriksen&lt;/author&gt;&lt;author&gt;Stina Helena Bang Svendsen&lt;/author&gt;&lt;/authors&gt;&lt;/contributors&gt;&lt;titles&gt;&lt;title&gt;Når kritikk blir forstått som «kansellering» er den faglige samtalen avlyst&lt;/title&gt;&lt;secondary-title&gt;Khrono.no&lt;/secondary-title&gt;&lt;/titles&gt;&lt;dates&gt;&lt;year&gt;2023&lt;/year&gt;&lt;pub-dates&gt;&lt;date&gt;2023/02/05/&lt;/date&gt;&lt;/pub-dates&gt;&lt;/dates&gt;&lt;label&gt;BibEntry2023Feb&lt;/label&gt;&lt;urls&gt;&lt;related-urls&gt;&lt;url&gt;https://khrono.no/nar-kritikk-blir-forstatt-som-kansellering-er-den-faglige-samtalen-avlyst/756981&lt;/url&gt;&lt;/related-urls&gt;&lt;/urls&gt;&lt;language&gt;Norwegian bokmål&lt;/language&gt;&lt;/record&gt;&lt;/Cite&gt;&lt;/EndNote&gt;</w:delInstrText>
        </w:r>
        <w:r w:rsidRPr="00EC0B73" w:rsidDel="00E65FE6">
          <w:rPr>
            <w:lang w:val="en-GB"/>
            <w:rPrChange w:id="792" w:author="Vetle Lars Wisløff Sandring" w:date="2023-11-30T21:49:00Z">
              <w:rPr/>
            </w:rPrChange>
          </w:rPr>
          <w:fldChar w:fldCharType="separate"/>
        </w:r>
        <w:r w:rsidRPr="00EC0B73" w:rsidDel="00E65FE6">
          <w:rPr>
            <w:noProof/>
            <w:lang w:val="en-GB"/>
            <w:rPrChange w:id="793" w:author="Vetle Lars Wisløff Sandring" w:date="2023-11-30T21:49:00Z">
              <w:rPr>
                <w:noProof/>
                <w:lang w:val="nb-NO"/>
              </w:rPr>
            </w:rPrChange>
          </w:rPr>
          <w:delText>Eriksen and Svendsen, "Når kritikk blir forstått som «kansellering» er den faglige samtalen avlyst."</w:delText>
        </w:r>
        <w:r w:rsidRPr="00EC0B73" w:rsidDel="00E65FE6">
          <w:rPr>
            <w:lang w:val="en-GB"/>
            <w:rPrChange w:id="794" w:author="Vetle Lars Wisløff Sandring" w:date="2023-11-30T21:49:00Z">
              <w:rPr/>
            </w:rPrChange>
          </w:rPr>
          <w:fldChar w:fldCharType="end"/>
        </w:r>
      </w:del>
    </w:p>
  </w:footnote>
  <w:footnote w:id="22">
    <w:p w14:paraId="7CD824F1" w14:textId="77777777" w:rsidR="00091616" w:rsidRPr="00EC0B73" w:rsidRDefault="00091616" w:rsidP="00091616">
      <w:pPr>
        <w:pStyle w:val="FootnoteText"/>
        <w:rPr>
          <w:lang w:val="en-GB"/>
          <w:rPrChange w:id="821" w:author="Vetle Lars Wisløff Sandring" w:date="2023-11-30T21:49:00Z">
            <w:rPr/>
          </w:rPrChange>
        </w:rPr>
      </w:pPr>
      <w:r w:rsidRPr="00EC0B73">
        <w:rPr>
          <w:rStyle w:val="FootnoteReference"/>
          <w:lang w:val="en-GB"/>
          <w:rPrChange w:id="822" w:author="Vetle Lars Wisløff Sandring" w:date="2023-11-30T21:49:00Z">
            <w:rPr>
              <w:rStyle w:val="FootnoteReference"/>
            </w:rPr>
          </w:rPrChange>
        </w:rPr>
        <w:footnoteRef/>
      </w:r>
      <w:r w:rsidRPr="00EC0B73">
        <w:rPr>
          <w:lang w:val="en-GB"/>
          <w:rPrChange w:id="823" w:author="Vetle Lars Wisløff Sandring" w:date="2023-11-30T21:49:00Z">
            <w:rPr/>
          </w:rPrChange>
        </w:rPr>
        <w:t xml:space="preserve"> </w:t>
      </w:r>
      <w:r w:rsidRPr="00EC0B73">
        <w:rPr>
          <w:lang w:val="en-GB"/>
          <w:rPrChange w:id="824" w:author="Vetle Lars Wisløff Sandring" w:date="2023-11-30T21:49:00Z">
            <w:rPr/>
          </w:rPrChange>
        </w:rPr>
        <w:fldChar w:fldCharType="begin"/>
      </w:r>
      <w:r w:rsidRPr="00EC0B73">
        <w:rPr>
          <w:lang w:val="en-GB"/>
          <w:rPrChange w:id="825" w:author="Vetle Lars Wisløff Sandring" w:date="2023-11-30T21:49:00Z">
            <w:rPr/>
          </w:rPrChange>
        </w:rPr>
        <w:instrText xml:space="preserve"> ADDIN EN.CITE &lt;EndNote&gt;&lt;Cite&gt;&lt;Author&gt;Edy&lt;/Author&gt;&lt;Year&gt;2006&lt;/Year&gt;&lt;RecNum&gt;221&lt;/RecNum&gt;&lt;DisplayText&gt;Edy, &lt;style face="italic"&gt;Troubled pasts: News and the collective memory of social unrest&lt;/style&gt;.&lt;/DisplayText&gt;&lt;record&gt;&lt;rec-number&gt;221&lt;/rec-number&gt;&lt;foreign-keys&gt;&lt;key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Press&lt;/publisher&gt;&lt;isbn&gt;1592134971&lt;/isbn&gt;&lt;urls&gt;&lt;/urls&gt;&lt;/record&gt;&lt;/Cite&gt;&lt;/EndNote&gt;</w:instrText>
      </w:r>
      <w:r w:rsidRPr="00EC0B73">
        <w:rPr>
          <w:lang w:val="en-GB"/>
          <w:rPrChange w:id="826" w:author="Vetle Lars Wisløff Sandring" w:date="2023-11-30T21:49:00Z">
            <w:rPr/>
          </w:rPrChange>
        </w:rPr>
        <w:fldChar w:fldCharType="separate"/>
      </w:r>
      <w:r w:rsidRPr="00EC0B73">
        <w:rPr>
          <w:noProof/>
          <w:lang w:val="en-GB"/>
          <w:rPrChange w:id="827" w:author="Vetle Lars Wisløff Sandring" w:date="2023-11-30T21:49:00Z">
            <w:rPr>
              <w:noProof/>
            </w:rPr>
          </w:rPrChange>
        </w:rPr>
        <w:t xml:space="preserve">Edy, </w:t>
      </w:r>
      <w:r w:rsidRPr="00EC0B73">
        <w:rPr>
          <w:i/>
          <w:noProof/>
          <w:lang w:val="en-GB"/>
          <w:rPrChange w:id="828" w:author="Vetle Lars Wisløff Sandring" w:date="2023-11-30T21:49:00Z">
            <w:rPr>
              <w:i/>
              <w:noProof/>
            </w:rPr>
          </w:rPrChange>
        </w:rPr>
        <w:t>Troubled pasts: News and the collective memory of social unrest</w:t>
      </w:r>
      <w:r w:rsidRPr="00EC0B73">
        <w:rPr>
          <w:noProof/>
          <w:lang w:val="en-GB"/>
          <w:rPrChange w:id="829" w:author="Vetle Lars Wisløff Sandring" w:date="2023-11-30T21:49:00Z">
            <w:rPr>
              <w:noProof/>
            </w:rPr>
          </w:rPrChange>
        </w:rPr>
        <w:t>.</w:t>
      </w:r>
      <w:r w:rsidRPr="00EC0B73">
        <w:rPr>
          <w:lang w:val="en-GB"/>
          <w:rPrChange w:id="830" w:author="Vetle Lars Wisløff Sandring" w:date="2023-11-30T21:49:00Z">
            <w:rPr/>
          </w:rPrChange>
        </w:rPr>
        <w:fldChar w:fldCharType="end"/>
      </w:r>
    </w:p>
  </w:footnote>
  <w:footnote w:id="23">
    <w:p w14:paraId="599C1DA6" w14:textId="12456D03" w:rsidR="00240E94" w:rsidRPr="00EC0B73" w:rsidRDefault="00240E94">
      <w:pPr>
        <w:pStyle w:val="FootnoteText"/>
        <w:rPr>
          <w:lang w:val="en-GB"/>
          <w:rPrChange w:id="891" w:author="Vetle Lars Wisløff Sandring" w:date="2023-11-30T21:49:00Z">
            <w:rPr/>
          </w:rPrChange>
        </w:rPr>
      </w:pPr>
      <w:r w:rsidRPr="00EC0B73">
        <w:rPr>
          <w:rStyle w:val="FootnoteReference"/>
          <w:lang w:val="en-GB"/>
          <w:rPrChange w:id="892" w:author="Vetle Lars Wisløff Sandring" w:date="2023-11-30T21:49:00Z">
            <w:rPr>
              <w:rStyle w:val="FootnoteReference"/>
            </w:rPr>
          </w:rPrChange>
        </w:rPr>
        <w:footnoteRef/>
      </w:r>
      <w:r w:rsidRPr="00EC0B73">
        <w:rPr>
          <w:lang w:val="en-GB"/>
          <w:rPrChange w:id="893" w:author="Vetle Lars Wisløff Sandring" w:date="2023-11-30T21:49:00Z">
            <w:rPr/>
          </w:rPrChange>
        </w:rPr>
        <w:t xml:space="preserve"> Pliktavleveringslova – avlvl 1989: §4</w:t>
      </w:r>
    </w:p>
  </w:footnote>
  <w:footnote w:id="24">
    <w:p w14:paraId="4E35BE9C" w14:textId="7C9C9CB6" w:rsidR="00240E94" w:rsidRPr="00EC0B73" w:rsidRDefault="00240E94">
      <w:pPr>
        <w:pStyle w:val="FootnoteText"/>
        <w:rPr>
          <w:lang w:val="en-GB"/>
          <w:rPrChange w:id="896" w:author="Vetle Lars Wisløff Sandring" w:date="2023-11-30T21:49:00Z">
            <w:rPr/>
          </w:rPrChange>
        </w:rPr>
      </w:pPr>
      <w:r w:rsidRPr="00EC0B73">
        <w:rPr>
          <w:rStyle w:val="FootnoteReference"/>
          <w:lang w:val="en-GB"/>
          <w:rPrChange w:id="897" w:author="Vetle Lars Wisløff Sandring" w:date="2023-11-30T21:49:00Z">
            <w:rPr>
              <w:rStyle w:val="FootnoteReference"/>
            </w:rPr>
          </w:rPrChange>
        </w:rPr>
        <w:footnoteRef/>
      </w:r>
      <w:r w:rsidRPr="00EC0B73">
        <w:rPr>
          <w:lang w:val="en-GB"/>
          <w:rPrChange w:id="898" w:author="Vetle Lars Wisløff Sandring" w:date="2023-11-30T21:49:00Z">
            <w:rPr/>
          </w:rPrChange>
        </w:rPr>
        <w:t xml:space="preserve"> DH-lab at the National Library of Norway 2019</w:t>
      </w:r>
    </w:p>
  </w:footnote>
  <w:footnote w:id="25">
    <w:p w14:paraId="4B1EDE1B" w14:textId="74838F86" w:rsidR="00240E94" w:rsidRPr="00EC0B73" w:rsidRDefault="00240E94">
      <w:pPr>
        <w:pStyle w:val="FootnoteText"/>
        <w:rPr>
          <w:lang w:val="en-GB"/>
          <w:rPrChange w:id="908" w:author="Vetle Lars Wisløff Sandring" w:date="2023-11-30T21:49:00Z">
            <w:rPr/>
          </w:rPrChange>
        </w:rPr>
      </w:pPr>
      <w:r w:rsidRPr="00EC0B73">
        <w:rPr>
          <w:rStyle w:val="FootnoteReference"/>
          <w:lang w:val="en-GB"/>
          <w:rPrChange w:id="909" w:author="Vetle Lars Wisløff Sandring" w:date="2023-11-30T21:49:00Z">
            <w:rPr>
              <w:rStyle w:val="FootnoteReference"/>
            </w:rPr>
          </w:rPrChange>
        </w:rPr>
        <w:footnoteRef/>
      </w:r>
      <w:r w:rsidRPr="00EC0B73">
        <w:rPr>
          <w:lang w:val="en-GB"/>
          <w:rPrChange w:id="910" w:author="Vetle Lars Wisløff Sandring" w:date="2023-11-30T21:49:00Z">
            <w:rPr/>
          </w:rPrChange>
        </w:rPr>
        <w:t xml:space="preserve"> The search strategy is attached as an Appendix.</w:t>
      </w:r>
    </w:p>
  </w:footnote>
  <w:footnote w:id="26">
    <w:p w14:paraId="29AAB610" w14:textId="5317AD5D" w:rsidR="00240E94" w:rsidRPr="00EC0B73" w:rsidRDefault="00240E94">
      <w:pPr>
        <w:pStyle w:val="FootnoteText"/>
        <w:rPr>
          <w:lang w:val="en-GB"/>
          <w:rPrChange w:id="914" w:author="Vetle Lars Wisløff Sandring" w:date="2023-11-30T21:49:00Z">
            <w:rPr/>
          </w:rPrChange>
        </w:rPr>
      </w:pPr>
      <w:r w:rsidRPr="00EC0B73">
        <w:rPr>
          <w:rStyle w:val="FootnoteReference"/>
          <w:lang w:val="en-GB"/>
          <w:rPrChange w:id="915" w:author="Vetle Lars Wisløff Sandring" w:date="2023-11-30T21:49:00Z">
            <w:rPr>
              <w:rStyle w:val="FootnoteReference"/>
            </w:rPr>
          </w:rPrChange>
        </w:rPr>
        <w:footnoteRef/>
      </w:r>
      <w:r w:rsidRPr="00EC0B73">
        <w:rPr>
          <w:lang w:val="en-GB"/>
          <w:rPrChange w:id="916" w:author="Vetle Lars Wisløff Sandring" w:date="2023-11-30T21:49:00Z">
            <w:rPr/>
          </w:rPrChange>
        </w:rPr>
        <w:t xml:space="preserve"> “The protestors in Alta”</w:t>
      </w:r>
    </w:p>
  </w:footnote>
  <w:footnote w:id="27">
    <w:p w14:paraId="20E7DC73" w14:textId="6789F913" w:rsidR="00240E94" w:rsidRPr="00EC0B73" w:rsidRDefault="00240E94">
      <w:pPr>
        <w:pStyle w:val="FootnoteText"/>
        <w:rPr>
          <w:lang w:val="en-GB"/>
          <w:rPrChange w:id="919" w:author="Vetle Lars Wisløff Sandring" w:date="2023-11-30T21:49:00Z">
            <w:rPr/>
          </w:rPrChange>
        </w:rPr>
      </w:pPr>
      <w:r w:rsidRPr="00EC0B73">
        <w:rPr>
          <w:rStyle w:val="FootnoteReference"/>
          <w:lang w:val="en-GB"/>
          <w:rPrChange w:id="920" w:author="Vetle Lars Wisløff Sandring" w:date="2023-11-30T21:49:00Z">
            <w:rPr>
              <w:rStyle w:val="FootnoteReference"/>
            </w:rPr>
          </w:rPrChange>
        </w:rPr>
        <w:footnoteRef/>
      </w:r>
      <w:r w:rsidRPr="00EC0B73">
        <w:rPr>
          <w:lang w:val="en-GB"/>
          <w:rPrChange w:id="921" w:author="Vetle Lars Wisløff Sandring" w:date="2023-11-30T21:49:00Z">
            <w:rPr/>
          </w:rPrChange>
        </w:rPr>
        <w:t xml:space="preserve"> This was also a problem for the researchers creating the first Norwegian transformer model, see: Kummervold 2021</w:t>
      </w:r>
    </w:p>
  </w:footnote>
  <w:footnote w:id="28">
    <w:p w14:paraId="33DCD0E9" w14:textId="7F84EC5E" w:rsidR="00240E94" w:rsidRPr="00EC0B73" w:rsidRDefault="00240E94">
      <w:pPr>
        <w:pStyle w:val="FootnoteText"/>
        <w:rPr>
          <w:lang w:val="en-GB"/>
          <w:rPrChange w:id="976" w:author="Vetle Lars Wisløff Sandring" w:date="2023-11-30T21:49:00Z">
            <w:rPr/>
          </w:rPrChange>
        </w:rPr>
      </w:pPr>
      <w:r w:rsidRPr="00EC0B73">
        <w:rPr>
          <w:rStyle w:val="FootnoteReference"/>
          <w:lang w:val="en-GB"/>
          <w:rPrChange w:id="977" w:author="Vetle Lars Wisløff Sandring" w:date="2023-11-30T21:49:00Z">
            <w:rPr>
              <w:rStyle w:val="FootnoteReference"/>
            </w:rPr>
          </w:rPrChange>
        </w:rPr>
        <w:footnoteRef/>
      </w:r>
      <w:r w:rsidRPr="00EC0B73">
        <w:rPr>
          <w:lang w:val="en-GB"/>
          <w:rPrChange w:id="978" w:author="Vetle Lars Wisløff Sandring" w:date="2023-11-30T21:49:00Z">
            <w:rPr/>
          </w:rPrChange>
        </w:rPr>
        <w:t xml:space="preserve"> See the documentation for the API for more details of its inner workings: NB 2019</w:t>
      </w:r>
    </w:p>
  </w:footnote>
  <w:footnote w:id="29">
    <w:p w14:paraId="3B10CE43" w14:textId="3E094A36" w:rsidR="00240E94" w:rsidRPr="00EC0B73" w:rsidRDefault="00240E94">
      <w:pPr>
        <w:pStyle w:val="FootnoteText"/>
        <w:rPr>
          <w:lang w:val="en-GB"/>
          <w:rPrChange w:id="993" w:author="Vetle Lars Wisløff Sandring" w:date="2023-11-30T21:49:00Z">
            <w:rPr/>
          </w:rPrChange>
        </w:rPr>
      </w:pPr>
      <w:r w:rsidRPr="00EC0B73">
        <w:rPr>
          <w:rStyle w:val="FootnoteReference"/>
          <w:lang w:val="en-GB"/>
          <w:rPrChange w:id="994" w:author="Vetle Lars Wisløff Sandring" w:date="2023-11-30T21:49:00Z">
            <w:rPr>
              <w:rStyle w:val="FootnoteReference"/>
            </w:rPr>
          </w:rPrChange>
        </w:rPr>
        <w:footnoteRef/>
      </w:r>
      <w:r w:rsidRPr="00EC0B73">
        <w:rPr>
          <w:lang w:val="en-GB"/>
          <w:rPrChange w:id="995" w:author="Vetle Lars Wisløff Sandring" w:date="2023-11-30T21:49:00Z">
            <w:rPr/>
          </w:rPrChange>
        </w:rPr>
        <w:t xml:space="preserve"> Rüsen 2017:134; Tjelmeland 2004: 121-123</w:t>
      </w:r>
    </w:p>
  </w:footnote>
  <w:footnote w:id="30">
    <w:p w14:paraId="538FAB22" w14:textId="49243964" w:rsidR="00240E94" w:rsidRPr="00EC0B73" w:rsidRDefault="00240E94">
      <w:pPr>
        <w:pStyle w:val="FootnoteText"/>
        <w:rPr>
          <w:lang w:val="en-GB"/>
          <w:rPrChange w:id="1004" w:author="Vetle Lars Wisløff Sandring" w:date="2023-11-30T21:49:00Z">
            <w:rPr/>
          </w:rPrChange>
        </w:rPr>
      </w:pPr>
      <w:r w:rsidRPr="00EC0B73">
        <w:rPr>
          <w:rStyle w:val="FootnoteReference"/>
          <w:lang w:val="en-GB"/>
          <w:rPrChange w:id="1005" w:author="Vetle Lars Wisløff Sandring" w:date="2023-11-30T21:49:00Z">
            <w:rPr>
              <w:rStyle w:val="FootnoteReference"/>
            </w:rPr>
          </w:rPrChange>
        </w:rPr>
        <w:footnoteRef/>
      </w:r>
      <w:r w:rsidRPr="00EC0B73">
        <w:rPr>
          <w:lang w:val="en-GB"/>
          <w:rPrChange w:id="1006" w:author="Vetle Lars Wisløff Sandring" w:date="2023-11-30T21:49:00Z">
            <w:rPr/>
          </w:rPrChange>
        </w:rPr>
        <w:t xml:space="preserve"> Johnsen 2021; Lie et. al. 2022</w:t>
      </w:r>
    </w:p>
  </w:footnote>
  <w:footnote w:id="31">
    <w:p w14:paraId="49BBB3CF" w14:textId="43202BCE" w:rsidR="00240E94" w:rsidRPr="00EC0B73" w:rsidRDefault="00240E94">
      <w:pPr>
        <w:pStyle w:val="FootnoteText"/>
        <w:rPr>
          <w:lang w:val="en-GB"/>
          <w:rPrChange w:id="1020" w:author="Vetle Lars Wisløff Sandring" w:date="2023-11-30T21:49:00Z">
            <w:rPr>
              <w:lang w:val="nb-NO"/>
            </w:rPr>
          </w:rPrChange>
        </w:rPr>
      </w:pPr>
      <w:r w:rsidRPr="00EC0B73">
        <w:rPr>
          <w:rStyle w:val="FootnoteReference"/>
          <w:lang w:val="en-GB"/>
          <w:rPrChange w:id="1021" w:author="Vetle Lars Wisløff Sandring" w:date="2023-11-30T21:49:00Z">
            <w:rPr>
              <w:rStyle w:val="FootnoteReference"/>
            </w:rPr>
          </w:rPrChange>
        </w:rPr>
        <w:footnoteRef/>
      </w:r>
      <w:r w:rsidRPr="00EC0B73">
        <w:rPr>
          <w:lang w:val="en-GB"/>
          <w:rPrChange w:id="1022" w:author="Vetle Lars Wisløff Sandring" w:date="2023-11-30T21:49:00Z">
            <w:rPr>
              <w:lang w:val="nb-NO"/>
            </w:rPr>
          </w:rPrChange>
        </w:rPr>
        <w:t xml:space="preserve"> Vaswani et. al. 2017; Devlin et. al. 2018</w:t>
      </w:r>
    </w:p>
  </w:footnote>
  <w:footnote w:id="32">
    <w:p w14:paraId="7F3426B5" w14:textId="6C0C6AC0" w:rsidR="00240E94" w:rsidRPr="00EC0B73" w:rsidRDefault="00240E94">
      <w:pPr>
        <w:pStyle w:val="FootnoteText"/>
        <w:rPr>
          <w:lang w:val="en-GB"/>
          <w:rPrChange w:id="1025" w:author="Vetle Lars Wisløff Sandring" w:date="2023-11-30T21:49:00Z">
            <w:rPr/>
          </w:rPrChange>
        </w:rPr>
      </w:pPr>
      <w:r w:rsidRPr="00EC0B73">
        <w:rPr>
          <w:rStyle w:val="FootnoteReference"/>
          <w:lang w:val="en-GB"/>
          <w:rPrChange w:id="1026" w:author="Vetle Lars Wisløff Sandring" w:date="2023-11-30T21:49:00Z">
            <w:rPr>
              <w:rStyle w:val="FootnoteReference"/>
            </w:rPr>
          </w:rPrChange>
        </w:rPr>
        <w:footnoteRef/>
      </w:r>
      <w:r w:rsidRPr="00EC0B73">
        <w:rPr>
          <w:lang w:val="en-GB"/>
          <w:rPrChange w:id="1027" w:author="Vetle Lars Wisløff Sandring" w:date="2023-11-30T21:49:00Z">
            <w:rPr/>
          </w:rPrChange>
        </w:rPr>
        <w:t xml:space="preserve"> Kummervold 2021</w:t>
      </w:r>
    </w:p>
  </w:footnote>
  <w:footnote w:id="33">
    <w:p w14:paraId="42F36982" w14:textId="445CF303" w:rsidR="00240E94" w:rsidRPr="00EC0B73" w:rsidRDefault="00240E94">
      <w:pPr>
        <w:pStyle w:val="FootnoteText"/>
        <w:rPr>
          <w:lang w:val="en-GB"/>
          <w:rPrChange w:id="1072" w:author="Vetle Lars Wisløff Sandring" w:date="2023-11-30T21:49:00Z">
            <w:rPr/>
          </w:rPrChange>
        </w:rPr>
      </w:pPr>
      <w:r w:rsidRPr="00EC0B73">
        <w:rPr>
          <w:rStyle w:val="FootnoteReference"/>
          <w:lang w:val="en-GB"/>
          <w:rPrChange w:id="1073" w:author="Vetle Lars Wisløff Sandring" w:date="2023-11-30T21:49:00Z">
            <w:rPr>
              <w:rStyle w:val="FootnoteReference"/>
            </w:rPr>
          </w:rPrChange>
        </w:rPr>
        <w:footnoteRef/>
      </w:r>
      <w:r w:rsidRPr="00EC0B73">
        <w:rPr>
          <w:lang w:val="en-GB"/>
          <w:rPrChange w:id="1074" w:author="Vetle Lars Wisløff Sandring" w:date="2023-11-30T21:49:00Z">
            <w:rPr/>
          </w:rPrChange>
        </w:rPr>
        <w:t xml:space="preserve"> Samuel 2023</w:t>
      </w:r>
    </w:p>
  </w:footnote>
  <w:footnote w:id="34">
    <w:p w14:paraId="4CB6D353" w14:textId="60E6356E" w:rsidR="00240E94" w:rsidRPr="00EC0B73" w:rsidRDefault="00240E94">
      <w:pPr>
        <w:pStyle w:val="FootnoteText"/>
        <w:rPr>
          <w:lang w:val="en-GB"/>
          <w:rPrChange w:id="1077" w:author="Vetle Lars Wisløff Sandring" w:date="2023-11-30T21:49:00Z">
            <w:rPr/>
          </w:rPrChange>
        </w:rPr>
      </w:pPr>
      <w:r w:rsidRPr="00EC0B73">
        <w:rPr>
          <w:rStyle w:val="FootnoteReference"/>
          <w:lang w:val="en-GB"/>
          <w:rPrChange w:id="1078" w:author="Vetle Lars Wisløff Sandring" w:date="2023-11-30T21:49:00Z">
            <w:rPr>
              <w:rStyle w:val="FootnoteReference"/>
            </w:rPr>
          </w:rPrChange>
        </w:rPr>
        <w:footnoteRef/>
      </w:r>
      <w:r w:rsidRPr="00EC0B73">
        <w:rPr>
          <w:lang w:val="en-GB"/>
          <w:rPrChange w:id="1079" w:author="Vetle Lars Wisløff Sandring" w:date="2023-11-30T21:49:00Z">
            <w:rPr/>
          </w:rPrChange>
        </w:rPr>
        <w:t xml:space="preserve"> Nielsen 2022</w:t>
      </w:r>
    </w:p>
  </w:footnote>
  <w:footnote w:id="35">
    <w:p w14:paraId="02A05846" w14:textId="0DE87812" w:rsidR="00240E94" w:rsidRPr="00EC0B73" w:rsidRDefault="00240E94">
      <w:pPr>
        <w:pStyle w:val="FootnoteText"/>
        <w:rPr>
          <w:lang w:val="en-GB"/>
          <w:rPrChange w:id="1082" w:author="Vetle Lars Wisløff Sandring" w:date="2023-11-30T21:49:00Z">
            <w:rPr/>
          </w:rPrChange>
        </w:rPr>
      </w:pPr>
      <w:r w:rsidRPr="00EC0B73">
        <w:rPr>
          <w:rStyle w:val="FootnoteReference"/>
          <w:lang w:val="en-GB"/>
          <w:rPrChange w:id="1083" w:author="Vetle Lars Wisløff Sandring" w:date="2023-11-30T21:49:00Z">
            <w:rPr>
              <w:rStyle w:val="FootnoteReference"/>
            </w:rPr>
          </w:rPrChange>
        </w:rPr>
        <w:footnoteRef/>
      </w:r>
      <w:r w:rsidRPr="00EC0B73">
        <w:rPr>
          <w:lang w:val="en-GB"/>
          <w:rPrChange w:id="1084" w:author="Vetle Lars Wisløff Sandring" w:date="2023-11-30T21:49:00Z">
            <w:rPr/>
          </w:rPrChange>
        </w:rPr>
        <w:t xml:space="preserve">  Yin 2019</w:t>
      </w:r>
    </w:p>
  </w:footnote>
  <w:footnote w:id="36">
    <w:p w14:paraId="69AA77A3" w14:textId="5730E767" w:rsidR="00240E94" w:rsidRPr="00EC0B73" w:rsidRDefault="00240E94">
      <w:pPr>
        <w:pStyle w:val="FootnoteText"/>
        <w:rPr>
          <w:lang w:val="en-GB"/>
          <w:rPrChange w:id="1089" w:author="Vetle Lars Wisløff Sandring" w:date="2023-11-30T21:49:00Z">
            <w:rPr/>
          </w:rPrChange>
        </w:rPr>
      </w:pPr>
      <w:r w:rsidRPr="00EC0B73">
        <w:rPr>
          <w:rStyle w:val="FootnoteReference"/>
          <w:lang w:val="en-GB"/>
          <w:rPrChange w:id="1090" w:author="Vetle Lars Wisløff Sandring" w:date="2023-11-30T21:49:00Z">
            <w:rPr>
              <w:rStyle w:val="FootnoteReference"/>
            </w:rPr>
          </w:rPrChange>
        </w:rPr>
        <w:footnoteRef/>
      </w:r>
      <w:r w:rsidRPr="00EC0B73">
        <w:rPr>
          <w:lang w:val="en-GB"/>
          <w:rPrChange w:id="1091" w:author="Vetle Lars Wisløff Sandring" w:date="2023-11-30T21:49:00Z">
            <w:rPr/>
          </w:rPrChange>
        </w:rPr>
        <w:t xml:space="preserve"> Williams et al. 2018</w:t>
      </w:r>
    </w:p>
  </w:footnote>
  <w:footnote w:id="37">
    <w:p w14:paraId="68D59427" w14:textId="0E630B4A" w:rsidR="00240E94" w:rsidRPr="00EC0B73" w:rsidDel="00111507" w:rsidRDefault="00240E94">
      <w:pPr>
        <w:pStyle w:val="FootnoteText"/>
        <w:rPr>
          <w:del w:id="1222" w:author="Vetle Lars Wisløff Sandring" w:date="2023-11-30T20:02:00Z"/>
          <w:lang w:val="en-GB"/>
          <w:rPrChange w:id="1223" w:author="Vetle Lars Wisløff Sandring" w:date="2023-11-30T21:49:00Z">
            <w:rPr>
              <w:del w:id="1224" w:author="Vetle Lars Wisløff Sandring" w:date="2023-11-30T20:02:00Z"/>
            </w:rPr>
          </w:rPrChange>
        </w:rPr>
      </w:pPr>
      <w:del w:id="1225" w:author="Vetle Lars Wisløff Sandring" w:date="2023-11-30T20:02:00Z">
        <w:r w:rsidRPr="00EC0B73" w:rsidDel="00111507">
          <w:rPr>
            <w:rStyle w:val="FootnoteReference"/>
            <w:lang w:val="en-GB"/>
            <w:rPrChange w:id="1226" w:author="Vetle Lars Wisløff Sandring" w:date="2023-11-30T21:49:00Z">
              <w:rPr>
                <w:rStyle w:val="FootnoteReference"/>
              </w:rPr>
            </w:rPrChange>
          </w:rPr>
          <w:footnoteRef/>
        </w:r>
        <w:r w:rsidRPr="00EC0B73" w:rsidDel="00111507">
          <w:rPr>
            <w:lang w:val="en-GB"/>
            <w:rPrChange w:id="1227" w:author="Vetle Lars Wisløff Sandring" w:date="2023-11-30T21:49:00Z">
              <w:rPr/>
            </w:rPrChange>
          </w:rPr>
          <w:delText xml:space="preserve"> </w:delText>
        </w:r>
        <w:r w:rsidR="0027258B" w:rsidRPr="00EC0B73" w:rsidDel="00111507">
          <w:rPr>
            <w:lang w:val="en-GB"/>
            <w:rPrChange w:id="1228" w:author="Vetle Lars Wisløff Sandring" w:date="2023-11-30T21:49:00Z">
              <w:rPr/>
            </w:rPrChange>
          </w:rPr>
          <w:delText xml:space="preserve"> Firth 1956: Harris???</w:delText>
        </w:r>
      </w:del>
    </w:p>
  </w:footnote>
  <w:footnote w:id="38">
    <w:p w14:paraId="1D4F810F" w14:textId="665764B1" w:rsidR="0027258B" w:rsidRPr="00EC0B73" w:rsidRDefault="0027258B">
      <w:pPr>
        <w:pStyle w:val="FootnoteText"/>
        <w:rPr>
          <w:lang w:val="en-GB"/>
          <w:rPrChange w:id="1241" w:author="Vetle Lars Wisløff Sandring" w:date="2023-11-30T21:49:00Z">
            <w:rPr/>
          </w:rPrChange>
        </w:rPr>
      </w:pPr>
      <w:r w:rsidRPr="00EC0B73">
        <w:rPr>
          <w:rStyle w:val="FootnoteReference"/>
          <w:lang w:val="en-GB"/>
          <w:rPrChange w:id="1242" w:author="Vetle Lars Wisløff Sandring" w:date="2023-11-30T21:49:00Z">
            <w:rPr>
              <w:rStyle w:val="FootnoteReference"/>
            </w:rPr>
          </w:rPrChange>
        </w:rPr>
        <w:footnoteRef/>
      </w:r>
      <w:r w:rsidRPr="00EC0B73">
        <w:rPr>
          <w:lang w:val="en-GB"/>
          <w:rPrChange w:id="1243" w:author="Vetle Lars Wisløff Sandring" w:date="2023-11-30T21:49:00Z">
            <w:rPr/>
          </w:rPrChange>
        </w:rPr>
        <w:t xml:space="preserve"> Antropic 2023</w:t>
      </w:r>
    </w:p>
  </w:footnote>
  <w:footnote w:id="39">
    <w:p w14:paraId="0D0DB1A8" w14:textId="77777777" w:rsidR="00091616" w:rsidRPr="00EC0B73" w:rsidRDefault="00091616" w:rsidP="00091616">
      <w:pPr>
        <w:pStyle w:val="FootnoteText"/>
        <w:rPr>
          <w:lang w:val="en-GB"/>
          <w:rPrChange w:id="1354" w:author="Vetle Lars Wisløff Sandring" w:date="2023-11-30T21:49:00Z">
            <w:rPr/>
          </w:rPrChange>
        </w:rPr>
      </w:pPr>
      <w:r w:rsidRPr="00EC0B73">
        <w:rPr>
          <w:rStyle w:val="FootnoteReference"/>
          <w:lang w:val="en-GB"/>
          <w:rPrChange w:id="1355" w:author="Vetle Lars Wisløff Sandring" w:date="2023-11-30T21:49:00Z">
            <w:rPr>
              <w:rStyle w:val="FootnoteReference"/>
            </w:rPr>
          </w:rPrChange>
        </w:rPr>
        <w:footnoteRef/>
      </w:r>
      <w:r w:rsidRPr="00EC0B73">
        <w:rPr>
          <w:lang w:val="en-GB"/>
          <w:rPrChange w:id="1356" w:author="Vetle Lars Wisløff Sandring" w:date="2023-11-30T21:49:00Z">
            <w:rPr/>
          </w:rPrChange>
        </w:rPr>
        <w:t xml:space="preserve"> </w:t>
      </w:r>
      <w:r w:rsidRPr="00EC0B73">
        <w:rPr>
          <w:lang w:val="en-GB"/>
          <w:rPrChange w:id="1357" w:author="Vetle Lars Wisløff Sandring" w:date="2023-11-30T21:49:00Z">
            <w:rPr/>
          </w:rPrChange>
        </w:rPr>
        <w:fldChar w:fldCharType="begin"/>
      </w:r>
      <w:r w:rsidRPr="00EC0B73">
        <w:rPr>
          <w:lang w:val="en-GB"/>
          <w:rPrChange w:id="1358" w:author="Vetle Lars Wisløff Sandring" w:date="2023-11-30T21:49:00Z">
            <w:rPr/>
          </w:rPrChange>
        </w:rPr>
        <w:instrText xml:space="preserve"> ADDIN EN.CITE &lt;EndNote&gt;&lt;Cite&gt;&lt;Author&gt;Edy&lt;/Author&gt;&lt;Year&gt;2006&lt;/Year&gt;&lt;RecNum&gt;221&lt;/RecNum&gt;&lt;DisplayText&gt;Jill Edy, &lt;style face="italic"&gt;Troubled pasts: News and the collective memory of social unrest&lt;/style&gt; (Temple University Press, 2006).&lt;/DisplayText&gt;&lt;record&gt;&lt;rec-number&gt;221&lt;/rec-number&gt;&lt;foreign-keys&gt;&lt;key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Press&lt;/publisher&gt;&lt;isbn&gt;1592134971&lt;/isbn&gt;&lt;urls&gt;&lt;/urls&gt;&lt;/record&gt;&lt;/Cite&gt;&lt;/EndNote&gt;</w:instrText>
      </w:r>
      <w:r w:rsidRPr="00EC0B73">
        <w:rPr>
          <w:lang w:val="en-GB"/>
          <w:rPrChange w:id="1359" w:author="Vetle Lars Wisløff Sandring" w:date="2023-11-30T21:49:00Z">
            <w:rPr/>
          </w:rPrChange>
        </w:rPr>
        <w:fldChar w:fldCharType="separate"/>
      </w:r>
      <w:r w:rsidRPr="00EC0B73">
        <w:rPr>
          <w:noProof/>
          <w:lang w:val="en-GB"/>
          <w:rPrChange w:id="1360" w:author="Vetle Lars Wisløff Sandring" w:date="2023-11-30T21:49:00Z">
            <w:rPr>
              <w:noProof/>
            </w:rPr>
          </w:rPrChange>
        </w:rPr>
        <w:t xml:space="preserve">Jill Edy, </w:t>
      </w:r>
      <w:r w:rsidRPr="00EC0B73">
        <w:rPr>
          <w:i/>
          <w:noProof/>
          <w:lang w:val="en-GB"/>
          <w:rPrChange w:id="1361" w:author="Vetle Lars Wisløff Sandring" w:date="2023-11-30T21:49:00Z">
            <w:rPr>
              <w:i/>
              <w:noProof/>
            </w:rPr>
          </w:rPrChange>
        </w:rPr>
        <w:t>Troubled pasts: News and the collective memory of social unrest</w:t>
      </w:r>
      <w:r w:rsidRPr="00EC0B73">
        <w:rPr>
          <w:noProof/>
          <w:lang w:val="en-GB"/>
          <w:rPrChange w:id="1362" w:author="Vetle Lars Wisløff Sandring" w:date="2023-11-30T21:49:00Z">
            <w:rPr>
              <w:noProof/>
            </w:rPr>
          </w:rPrChange>
        </w:rPr>
        <w:t xml:space="preserve"> (Temple University Press, 2006).</w:t>
      </w:r>
      <w:r w:rsidRPr="00EC0B73">
        <w:rPr>
          <w:lang w:val="en-GB"/>
          <w:rPrChange w:id="1363" w:author="Vetle Lars Wisløff Sandring" w:date="2023-11-30T21:49:00Z">
            <w:rPr/>
          </w:rPrChange>
        </w:rPr>
        <w:fldChar w:fldCharType="end"/>
      </w:r>
    </w:p>
  </w:footnote>
  <w:footnote w:id="40">
    <w:p w14:paraId="61652D95" w14:textId="77777777" w:rsidR="00091616" w:rsidRPr="00EC0B73" w:rsidRDefault="00091616" w:rsidP="00091616">
      <w:pPr>
        <w:pStyle w:val="FootnoteText"/>
        <w:rPr>
          <w:lang w:val="en-GB"/>
          <w:rPrChange w:id="1368" w:author="Vetle Lars Wisløff Sandring" w:date="2023-11-30T21:49:00Z">
            <w:rPr>
              <w:lang w:val="nb-NO"/>
            </w:rPr>
          </w:rPrChange>
        </w:rPr>
      </w:pPr>
      <w:r w:rsidRPr="00EC0B73">
        <w:rPr>
          <w:rStyle w:val="FootnoteReference"/>
          <w:lang w:val="en-GB"/>
          <w:rPrChange w:id="1369" w:author="Vetle Lars Wisløff Sandring" w:date="2023-11-30T21:49:00Z">
            <w:rPr>
              <w:rStyle w:val="FootnoteReference"/>
            </w:rPr>
          </w:rPrChange>
        </w:rPr>
        <w:footnoteRef/>
      </w:r>
      <w:r w:rsidRPr="00EC0B73">
        <w:rPr>
          <w:lang w:val="en-GB"/>
          <w:rPrChange w:id="1370" w:author="Vetle Lars Wisløff Sandring" w:date="2023-11-30T21:49:00Z">
            <w:rPr>
              <w:lang w:val="nb-NO"/>
            </w:rPr>
          </w:rPrChange>
        </w:rPr>
        <w:t xml:space="preserve"> Nordlys, Dagbladet</w:t>
      </w:r>
    </w:p>
  </w:footnote>
  <w:footnote w:id="41">
    <w:p w14:paraId="019285C6" w14:textId="77777777" w:rsidR="00091616" w:rsidRPr="00EC0B73" w:rsidRDefault="00091616" w:rsidP="00091616">
      <w:pPr>
        <w:pStyle w:val="FootnoteText"/>
        <w:rPr>
          <w:lang w:val="en-GB"/>
          <w:rPrChange w:id="1399" w:author="Vetle Lars Wisløff Sandring" w:date="2023-11-30T21:49:00Z">
            <w:rPr>
              <w:lang w:val="nb-NO"/>
            </w:rPr>
          </w:rPrChange>
        </w:rPr>
      </w:pPr>
      <w:r w:rsidRPr="00EC0B73">
        <w:rPr>
          <w:rStyle w:val="FootnoteReference"/>
          <w:lang w:val="en-GB"/>
          <w:rPrChange w:id="1400" w:author="Vetle Lars Wisløff Sandring" w:date="2023-11-30T21:49:00Z">
            <w:rPr>
              <w:rStyle w:val="FootnoteReference"/>
            </w:rPr>
          </w:rPrChange>
        </w:rPr>
        <w:footnoteRef/>
      </w:r>
      <w:r w:rsidRPr="00EC0B73">
        <w:rPr>
          <w:lang w:val="en-GB"/>
          <w:rPrChange w:id="1401" w:author="Vetle Lars Wisløff Sandring" w:date="2023-11-30T21:49:00Z">
            <w:rPr>
              <w:lang w:val="nb-NO"/>
            </w:rPr>
          </w:rPrChange>
        </w:rPr>
        <w:t xml:space="preserve"> NOU 1984:18: Om samens rettstilling</w:t>
      </w:r>
    </w:p>
  </w:footnote>
  <w:footnote w:id="42">
    <w:p w14:paraId="6D22ABD5" w14:textId="6683CF25" w:rsidR="00091616" w:rsidRPr="00EC0B73" w:rsidRDefault="00091616" w:rsidP="00091616">
      <w:pPr>
        <w:pStyle w:val="FootnoteText"/>
        <w:rPr>
          <w:lang w:val="en-GB"/>
          <w:rPrChange w:id="1426" w:author="Vetle Lars Wisløff Sandring" w:date="2023-11-30T21:49:00Z">
            <w:rPr/>
          </w:rPrChange>
        </w:rPr>
      </w:pPr>
      <w:r w:rsidRPr="00EC0B73">
        <w:rPr>
          <w:rStyle w:val="FootnoteReference"/>
          <w:lang w:val="en-GB"/>
          <w:rPrChange w:id="1427" w:author="Vetle Lars Wisløff Sandring" w:date="2023-11-30T21:49:00Z">
            <w:rPr>
              <w:rStyle w:val="FootnoteReference"/>
            </w:rPr>
          </w:rPrChange>
        </w:rPr>
        <w:footnoteRef/>
      </w:r>
      <w:r w:rsidRPr="00EC0B73">
        <w:rPr>
          <w:lang w:val="en-GB"/>
          <w:rPrChange w:id="1428" w:author="Vetle Lars Wisløff Sandring" w:date="2023-11-30T21:49:00Z">
            <w:rPr/>
          </w:rPrChange>
        </w:rPr>
        <w:t xml:space="preserve"> </w:t>
      </w:r>
      <w:ins w:id="1429" w:author="Vetle Lars Wisløff Sandring" w:date="2023-11-30T21:19:00Z">
        <w:r w:rsidR="00EB335A" w:rsidRPr="00EC0B73">
          <w:rPr>
            <w:lang w:val="en-GB"/>
            <w:rPrChange w:id="1430" w:author="Vetle Lars Wisløff Sandring" w:date="2023-11-30T21:49:00Z">
              <w:rPr/>
            </w:rPrChange>
          </w:rPr>
          <w:t>See for example: NEWSPAPER REFERENCE</w:t>
        </w:r>
      </w:ins>
    </w:p>
  </w:footnote>
  <w:footnote w:id="43">
    <w:p w14:paraId="4C61F467" w14:textId="6112D1EE" w:rsidR="00EB335A" w:rsidRPr="00EC0B73" w:rsidRDefault="00EB335A">
      <w:pPr>
        <w:pStyle w:val="FootnoteText"/>
        <w:rPr>
          <w:lang w:val="en-GB"/>
          <w:rPrChange w:id="1449" w:author="Vetle Lars Wisløff Sandring" w:date="2023-11-30T21:49:00Z">
            <w:rPr/>
          </w:rPrChange>
        </w:rPr>
      </w:pPr>
      <w:ins w:id="1450" w:author="Vetle Lars Wisløff Sandring" w:date="2023-11-30T21:20:00Z">
        <w:r w:rsidRPr="00EC0B73">
          <w:rPr>
            <w:rStyle w:val="FootnoteReference"/>
            <w:lang w:val="en-GB"/>
            <w:rPrChange w:id="1451" w:author="Vetle Lars Wisløff Sandring" w:date="2023-11-30T21:49:00Z">
              <w:rPr>
                <w:rStyle w:val="FootnoteReference"/>
              </w:rPr>
            </w:rPrChange>
          </w:rPr>
          <w:footnoteRef/>
        </w:r>
        <w:r w:rsidRPr="00EC0B73">
          <w:rPr>
            <w:lang w:val="en-GB"/>
            <w:rPrChange w:id="1452" w:author="Vetle Lars Wisløff Sandring" w:date="2023-11-30T21:49:00Z">
              <w:rPr/>
            </w:rPrChange>
          </w:rPr>
          <w:t xml:space="preserve"> Our </w:t>
        </w:r>
        <w:r w:rsidRPr="00EC0B73">
          <w:rPr>
            <w:lang w:val="en-GB"/>
            <w:rPrChange w:id="1453" w:author="Vetle Lars Wisløff Sandring" w:date="2023-11-30T21:49:00Z">
              <w:rPr>
                <w:lang w:val="nb-NO"/>
              </w:rPr>
            </w:rPrChange>
          </w:rPr>
          <w:t xml:space="preserve">corpus is not made to </w:t>
        </w:r>
        <w:r w:rsidRPr="00EC0B73">
          <w:rPr>
            <w:lang w:val="en-GB"/>
            <w:rPrChange w:id="1454" w:author="Vetle Lars Wisløff Sandring" w:date="2023-11-30T21:49:00Z">
              <w:rPr/>
            </w:rPrChange>
          </w:rPr>
          <w:t>detect such a debate</w:t>
        </w:r>
      </w:ins>
      <w:ins w:id="1455" w:author="Vetle Lars Wisløff Sandring" w:date="2023-11-30T21:21:00Z">
        <w:r w:rsidRPr="00EC0B73">
          <w:rPr>
            <w:lang w:val="en-GB"/>
            <w:rPrChange w:id="1456" w:author="Vetle Lars Wisløff Sandring" w:date="2023-11-30T21:49:00Z">
              <w:rPr/>
            </w:rPrChange>
          </w:rPr>
          <w:t xml:space="preserve">. </w:t>
        </w:r>
      </w:ins>
      <w:ins w:id="1457" w:author="Vetle Lars Wisløff Sandring" w:date="2023-11-30T21:22:00Z">
        <w:r w:rsidRPr="00EC0B73">
          <w:rPr>
            <w:lang w:val="en-GB"/>
            <w:rPrChange w:id="1458" w:author="Vetle Lars Wisløff Sandring" w:date="2023-11-30T21:49:00Z">
              <w:rPr/>
            </w:rPrChange>
          </w:rPr>
          <w:t>W</w:t>
        </w:r>
      </w:ins>
      <w:ins w:id="1459" w:author="Vetle Lars Wisløff Sandring" w:date="2023-11-30T21:20:00Z">
        <w:r w:rsidRPr="00EC0B73">
          <w:rPr>
            <w:lang w:val="en-GB"/>
            <w:rPrChange w:id="1460" w:author="Vetle Lars Wisløff Sandring" w:date="2023-11-30T21:49:00Z">
              <w:rPr/>
            </w:rPrChange>
          </w:rPr>
          <w:t xml:space="preserve">e </w:t>
        </w:r>
      </w:ins>
      <w:ins w:id="1461" w:author="Vetle Lars Wisløff Sandring" w:date="2023-11-30T21:22:00Z">
        <w:r w:rsidRPr="00EC0B73">
          <w:rPr>
            <w:lang w:val="en-GB"/>
            <w:rPrChange w:id="1462" w:author="Vetle Lars Wisløff Sandring" w:date="2023-11-30T21:49:00Z">
              <w:rPr/>
            </w:rPrChange>
          </w:rPr>
          <w:t xml:space="preserve">still </w:t>
        </w:r>
      </w:ins>
      <w:ins w:id="1463" w:author="Vetle Lars Wisløff Sandring" w:date="2023-11-30T21:20:00Z">
        <w:r w:rsidRPr="00EC0B73">
          <w:rPr>
            <w:lang w:val="en-GB"/>
            <w:rPrChange w:id="1464" w:author="Vetle Lars Wisløff Sandring" w:date="2023-11-30T21:49:00Z">
              <w:rPr/>
            </w:rPrChange>
          </w:rPr>
          <w:t xml:space="preserve">assumed that it would </w:t>
        </w:r>
      </w:ins>
      <w:ins w:id="1465" w:author="Vetle Lars Wisløff Sandring" w:date="2023-11-30T21:22:00Z">
        <w:r w:rsidRPr="00EC0B73">
          <w:rPr>
            <w:lang w:val="en-GB"/>
            <w:rPrChange w:id="1466" w:author="Vetle Lars Wisløff Sandring" w:date="2023-11-30T21:49:00Z">
              <w:rPr/>
            </w:rPrChange>
          </w:rPr>
          <w:t>“bleed over”</w:t>
        </w:r>
      </w:ins>
      <w:ins w:id="1467" w:author="Vetle Lars Wisløff Sandring" w:date="2023-11-30T21:21:00Z">
        <w:r w:rsidRPr="00EC0B73">
          <w:rPr>
            <w:lang w:val="en-GB"/>
            <w:rPrChange w:id="1468" w:author="Vetle Lars Wisløff Sandring" w:date="2023-11-30T21:49:00Z">
              <w:rPr/>
            </w:rPrChange>
          </w:rPr>
          <w:t xml:space="preserve"> </w:t>
        </w:r>
      </w:ins>
      <w:ins w:id="1469" w:author="Vetle Lars Wisløff Sandring" w:date="2023-11-30T21:22:00Z">
        <w:r w:rsidRPr="00EC0B73">
          <w:rPr>
            <w:lang w:val="en-GB"/>
            <w:rPrChange w:id="1470" w:author="Vetle Lars Wisløff Sandring" w:date="2023-11-30T21:49:00Z">
              <w:rPr/>
            </w:rPrChange>
          </w:rPr>
          <w:t>to</w:t>
        </w:r>
      </w:ins>
      <w:ins w:id="1471" w:author="Vetle Lars Wisløff Sandring" w:date="2023-11-30T21:21:00Z">
        <w:r w:rsidRPr="00EC0B73">
          <w:rPr>
            <w:lang w:val="en-GB"/>
            <w:rPrChange w:id="1472" w:author="Vetle Lars Wisløff Sandring" w:date="2023-11-30T21:49:00Z">
              <w:rPr/>
            </w:rPrChange>
          </w:rPr>
          <w:t xml:space="preserve"> our data as we were of the initial impression that these two cases were strongly connected, also in mainstream media. </w:t>
        </w:r>
      </w:ins>
    </w:p>
  </w:footnote>
  <w:footnote w:id="44">
    <w:p w14:paraId="23E21FE1" w14:textId="77777777" w:rsidR="00091616" w:rsidRPr="00EC0B73" w:rsidRDefault="00091616" w:rsidP="00091616">
      <w:pPr>
        <w:pStyle w:val="FootnoteText"/>
        <w:rPr>
          <w:lang w:val="en-GB"/>
          <w:rPrChange w:id="1571" w:author="Vetle Lars Wisløff Sandring" w:date="2023-11-30T21:49:00Z">
            <w:rPr>
              <w:lang w:val="nb-NO"/>
            </w:rPr>
          </w:rPrChange>
        </w:rPr>
      </w:pPr>
      <w:r w:rsidRPr="00EC0B73">
        <w:rPr>
          <w:rStyle w:val="FootnoteReference"/>
          <w:lang w:val="en-GB"/>
          <w:rPrChange w:id="1572" w:author="Vetle Lars Wisløff Sandring" w:date="2023-11-30T21:49:00Z">
            <w:rPr>
              <w:rStyle w:val="FootnoteReference"/>
            </w:rPr>
          </w:rPrChange>
        </w:rPr>
        <w:footnoteRef/>
      </w:r>
      <w:r w:rsidRPr="00EC0B73">
        <w:rPr>
          <w:lang w:val="en-GB"/>
          <w:rPrChange w:id="1573" w:author="Vetle Lars Wisløff Sandring" w:date="2023-11-30T21:49:00Z">
            <w:rPr>
              <w:lang w:val="nb-NO"/>
            </w:rPr>
          </w:rPrChange>
        </w:rPr>
        <w:t xml:space="preserve"> </w:t>
      </w:r>
      <w:r w:rsidRPr="00EC0B73">
        <w:rPr>
          <w:lang w:val="en-GB"/>
          <w:rPrChange w:id="1574" w:author="Vetle Lars Wisløff Sandring" w:date="2023-11-30T21:49:00Z">
            <w:rPr/>
          </w:rPrChange>
        </w:rPr>
        <w:fldChar w:fldCharType="begin"/>
      </w:r>
      <w:r w:rsidRPr="00EC0B73">
        <w:rPr>
          <w:lang w:val="en-GB"/>
          <w:rPrChange w:id="1575" w:author="Vetle Lars Wisløff Sandring" w:date="2023-11-30T21:49:00Z">
            <w:rPr>
              <w:lang w:val="nb-NO"/>
            </w:rPr>
          </w:rPrChange>
        </w:rPr>
        <w:instrText xml:space="preserve"> ADDIN EN.CITE &lt;EndNote&gt;&lt;Cite&gt;&lt;Author&gt;NTB&lt;/Author&gt;&lt;Year&gt;1987&lt;/Year&gt;&lt;RecNum&gt;228&lt;/RecNum&gt;&lt;DisplayText&gt;NTB, &amp;quot;Altautbyggingen et feilgrep?,&amp;quot; &lt;style face="italic"&gt;Helgeland Arbeiderblad &lt;/style&gt;(Norge;Nordland;;Vefsn;;;;), 1987-04-25 1987, https://urn.nb.no/URN:NBN:no-nb_digavis_helgelandarbeiderblad_null_null_19870425_58_94_1.&lt;/DisplayText&gt;&lt;record&gt;&lt;rec-number&gt;228&lt;/rec-number&gt;&lt;foreign-keys&gt;&lt;key app="EN" db-id="fww9re20ntzr0ie5ep1v9dfjsr2avtvfsfzr" timestamp="1701348588"&gt;228&lt;/key&gt;&lt;/foreign-keys&gt;&lt;ref-type name="Newspaper Article"&gt;23&lt;/ref-type&gt;&lt;contributors&gt;&lt;authors&gt;&lt;author&gt;NTB&lt;/author&gt;&lt;/authors&gt;&lt;/contributors&gt;&lt;titles&gt;&lt;title&gt;Altautbyggingen et feilgrep?&lt;/title&gt;&lt;secondary-title&gt;Helgeland Arbeiderblad &lt;/secondary-title&gt;&lt;/titles&gt;&lt;dates&gt;&lt;year&gt;1987&lt;/year&gt;&lt;pub-dates&gt;&lt;date&gt;1987-04-25&lt;/date&gt;&lt;/pub-dates&gt;&lt;/dates&gt;&lt;pub-location&gt;Norge;Nordland;;Vefsn;;;;&lt;/pub-location&gt;&lt;urls&gt;&lt;related-urls&gt;&lt;url&gt;https://urn.nb.no/URN:NBN:no-nb_digavis_helgelandarbeiderblad_null_null_19870425_58_94_1&lt;/url&gt;&lt;/related-urls&gt;&lt;/urls&gt;&lt;electronic-resource-num&gt;oai:mavis.nb.no:/TitleWork/key/1391935&amp;#xD;URN:NBN:no-nb_digavis_helgelandarbeiderblad_null_null_19870425_58_94_1&lt;/electronic-resource-num&gt;&lt;/record&gt;&lt;/Cite&gt;&lt;/EndNote&gt;</w:instrText>
      </w:r>
      <w:r w:rsidRPr="00EC0B73">
        <w:rPr>
          <w:lang w:val="en-GB"/>
          <w:rPrChange w:id="1576" w:author="Vetle Lars Wisløff Sandring" w:date="2023-11-30T21:49:00Z">
            <w:rPr/>
          </w:rPrChange>
        </w:rPr>
        <w:fldChar w:fldCharType="separate"/>
      </w:r>
      <w:r w:rsidRPr="00EC0B73">
        <w:rPr>
          <w:noProof/>
          <w:lang w:val="en-GB"/>
          <w:rPrChange w:id="1577" w:author="Vetle Lars Wisløff Sandring" w:date="2023-11-30T21:49:00Z">
            <w:rPr>
              <w:noProof/>
              <w:lang w:val="nb-NO"/>
            </w:rPr>
          </w:rPrChange>
        </w:rPr>
        <w:t xml:space="preserve">NTB, "Altautbyggingen et feilgrep?," </w:t>
      </w:r>
      <w:r w:rsidRPr="00EC0B73">
        <w:rPr>
          <w:i/>
          <w:noProof/>
          <w:lang w:val="en-GB"/>
          <w:rPrChange w:id="1578" w:author="Vetle Lars Wisløff Sandring" w:date="2023-11-30T21:49:00Z">
            <w:rPr>
              <w:i/>
              <w:noProof/>
              <w:lang w:val="nb-NO"/>
            </w:rPr>
          </w:rPrChange>
        </w:rPr>
        <w:t xml:space="preserve">Helgeland Arbeiderblad </w:t>
      </w:r>
      <w:r w:rsidRPr="00EC0B73">
        <w:rPr>
          <w:noProof/>
          <w:lang w:val="en-GB"/>
          <w:rPrChange w:id="1579" w:author="Vetle Lars Wisløff Sandring" w:date="2023-11-30T21:49:00Z">
            <w:rPr>
              <w:noProof/>
              <w:lang w:val="nb-NO"/>
            </w:rPr>
          </w:rPrChange>
        </w:rPr>
        <w:t>(Norge;Nordland;;Vefsn;;;;), 1987-04-25 1987, https://urn.nb.no/URN:NBN:no-nb_digavis_helgelandarbeiderblad_null_null_19870425_58_94_1.</w:t>
      </w:r>
      <w:r w:rsidRPr="00EC0B73">
        <w:rPr>
          <w:lang w:val="en-GB"/>
          <w:rPrChange w:id="1580" w:author="Vetle Lars Wisløff Sandring" w:date="2023-11-30T21:49:00Z">
            <w:rPr/>
          </w:rPrChange>
        </w:rPr>
        <w:fldChar w:fldCharType="end"/>
      </w:r>
    </w:p>
  </w:footnote>
  <w:footnote w:id="45">
    <w:p w14:paraId="34EDB928" w14:textId="77777777" w:rsidR="00091616" w:rsidRPr="00EC0B73" w:rsidRDefault="00091616" w:rsidP="00091616">
      <w:pPr>
        <w:pStyle w:val="FootnoteText"/>
        <w:rPr>
          <w:lang w:val="en-GB"/>
          <w:rPrChange w:id="1589" w:author="Vetle Lars Wisløff Sandring" w:date="2023-11-30T21:49:00Z">
            <w:rPr/>
          </w:rPrChange>
        </w:rPr>
      </w:pPr>
      <w:r w:rsidRPr="00EC0B73">
        <w:rPr>
          <w:rStyle w:val="FootnoteReference"/>
          <w:lang w:val="en-GB"/>
          <w:rPrChange w:id="1590" w:author="Vetle Lars Wisløff Sandring" w:date="2023-11-30T21:49:00Z">
            <w:rPr>
              <w:rStyle w:val="FootnoteReference"/>
            </w:rPr>
          </w:rPrChange>
        </w:rPr>
        <w:footnoteRef/>
      </w:r>
      <w:r w:rsidRPr="00EC0B73">
        <w:rPr>
          <w:lang w:val="en-GB"/>
          <w:rPrChange w:id="1591" w:author="Vetle Lars Wisløff Sandring" w:date="2023-11-30T21:49:00Z">
            <w:rPr/>
          </w:rPrChange>
        </w:rPr>
        <w:t xml:space="preserve"> NRK</w:t>
      </w:r>
    </w:p>
  </w:footnote>
  <w:footnote w:id="46">
    <w:p w14:paraId="1EE4F2C6" w14:textId="77777777" w:rsidR="00091616" w:rsidRPr="00EC0B73" w:rsidRDefault="00091616" w:rsidP="00091616">
      <w:pPr>
        <w:pStyle w:val="FootnoteText"/>
        <w:rPr>
          <w:lang w:val="en-GB"/>
          <w:rPrChange w:id="1605" w:author="Vetle Lars Wisløff Sandring" w:date="2023-11-30T21:49:00Z">
            <w:rPr/>
          </w:rPrChange>
        </w:rPr>
      </w:pPr>
      <w:r w:rsidRPr="00EC0B73">
        <w:rPr>
          <w:rStyle w:val="FootnoteReference"/>
          <w:lang w:val="en-GB"/>
          <w:rPrChange w:id="1606" w:author="Vetle Lars Wisløff Sandring" w:date="2023-11-30T21:49:00Z">
            <w:rPr>
              <w:rStyle w:val="FootnoteReference"/>
            </w:rPr>
          </w:rPrChange>
        </w:rPr>
        <w:footnoteRef/>
      </w:r>
      <w:r w:rsidRPr="00EC0B73">
        <w:rPr>
          <w:lang w:val="en-GB"/>
          <w:rPrChange w:id="1607" w:author="Vetle Lars Wisløff Sandring" w:date="2023-11-30T21:49:00Z">
            <w:rPr/>
          </w:rPrChange>
        </w:rPr>
        <w:t xml:space="preserve"> </w:t>
      </w:r>
      <w:r w:rsidRPr="00EC0B73">
        <w:rPr>
          <w:lang w:val="en-GB"/>
          <w:rPrChange w:id="1608" w:author="Vetle Lars Wisløff Sandring" w:date="2023-11-30T21:49:00Z">
            <w:rPr/>
          </w:rPrChange>
        </w:rPr>
        <w:fldChar w:fldCharType="begin"/>
      </w:r>
      <w:r w:rsidRPr="00EC0B73">
        <w:rPr>
          <w:lang w:val="en-GB"/>
          <w:rPrChange w:id="1609" w:author="Vetle Lars Wisløff Sandring" w:date="2023-11-30T21:49:00Z">
            <w:rPr/>
          </w:rPrChange>
        </w:rPr>
        <w:instrText xml:space="preserve"> ADDIN EN.CITE &lt;EndNote&gt;&lt;Cite&gt;&lt;Author&gt;Edy&lt;/Author&gt;&lt;Year&gt;2006&lt;/Year&gt;&lt;RecNum&gt;221&lt;/RecNum&gt;&lt;DisplayText&gt;Jill Edy, &lt;style face="italic"&gt;Troubled pasts: News and the collective memory of social unrest&lt;/style&gt; (Temple University Press, 2006).&lt;/DisplayText&gt;&lt;record&gt;&lt;rec-number&gt;221&lt;/rec-number&gt;&lt;foreign-keys&gt;&lt;key app="EN" db-id="fww9re20ntzr0ie5ep1v9dfjsr2avtvfsfzr" timestamp="1699822136"&gt;221&lt;/key&gt;&lt;/foreign-keys&gt;&lt;ref-type name="Book"&gt;6&lt;/ref-type&gt;&lt;contributors&gt;&lt;authors&gt;&lt;author&gt;Edy, Jill&lt;/author&gt;&lt;/authors&gt;&lt;/contributors&gt;&lt;titles&gt;&lt;title&gt;Troubled pasts: News and the collective memory of social unrest&lt;/title&gt;&lt;/titles&gt;&lt;dates&gt;&lt;year&gt;2006&lt;/year&gt;&lt;/dates&gt;&lt;publisher&gt;Temple University Press&lt;/publisher&gt;&lt;isbn&gt;1592134971&lt;/isbn&gt;&lt;urls&gt;&lt;/urls&gt;&lt;/record&gt;&lt;/Cite&gt;&lt;/EndNote&gt;</w:instrText>
      </w:r>
      <w:r w:rsidRPr="00EC0B73">
        <w:rPr>
          <w:lang w:val="en-GB"/>
          <w:rPrChange w:id="1610" w:author="Vetle Lars Wisløff Sandring" w:date="2023-11-30T21:49:00Z">
            <w:rPr/>
          </w:rPrChange>
        </w:rPr>
        <w:fldChar w:fldCharType="separate"/>
      </w:r>
      <w:r w:rsidRPr="00EC0B73">
        <w:rPr>
          <w:noProof/>
          <w:lang w:val="en-GB"/>
          <w:rPrChange w:id="1611" w:author="Vetle Lars Wisløff Sandring" w:date="2023-11-30T21:49:00Z">
            <w:rPr>
              <w:noProof/>
            </w:rPr>
          </w:rPrChange>
        </w:rPr>
        <w:t xml:space="preserve">Jill Edy, </w:t>
      </w:r>
      <w:r w:rsidRPr="00EC0B73">
        <w:rPr>
          <w:i/>
          <w:noProof/>
          <w:lang w:val="en-GB"/>
          <w:rPrChange w:id="1612" w:author="Vetle Lars Wisløff Sandring" w:date="2023-11-30T21:49:00Z">
            <w:rPr>
              <w:i/>
              <w:noProof/>
            </w:rPr>
          </w:rPrChange>
        </w:rPr>
        <w:t>Troubled pasts: News and the collective memory of social unrest</w:t>
      </w:r>
      <w:r w:rsidRPr="00EC0B73">
        <w:rPr>
          <w:noProof/>
          <w:lang w:val="en-GB"/>
          <w:rPrChange w:id="1613" w:author="Vetle Lars Wisløff Sandring" w:date="2023-11-30T21:49:00Z">
            <w:rPr>
              <w:noProof/>
            </w:rPr>
          </w:rPrChange>
        </w:rPr>
        <w:t xml:space="preserve"> (Temple University Press, 2006).</w:t>
      </w:r>
      <w:r w:rsidRPr="00EC0B73">
        <w:rPr>
          <w:lang w:val="en-GB"/>
          <w:rPrChange w:id="1614" w:author="Vetle Lars Wisløff Sandring" w:date="2023-11-30T21:49:00Z">
            <w:rPr/>
          </w:rPrChange>
        </w:rPr>
        <w:fldChar w:fldCharType="end"/>
      </w:r>
    </w:p>
  </w:footnote>
  <w:footnote w:id="47">
    <w:p w14:paraId="7FD4156D" w14:textId="4B021BCF" w:rsidR="00EC0B73" w:rsidRPr="00EC0B73" w:rsidRDefault="00EC0B73">
      <w:pPr>
        <w:pStyle w:val="FootnoteText"/>
        <w:rPr>
          <w:lang w:val="en-GB"/>
          <w:rPrChange w:id="1634" w:author="Vetle Lars Wisløff Sandring" w:date="2023-11-30T21:49:00Z">
            <w:rPr/>
          </w:rPrChange>
        </w:rPr>
      </w:pPr>
      <w:ins w:id="1635" w:author="Vetle Lars Wisløff Sandring" w:date="2023-11-30T21:48:00Z">
        <w:r w:rsidRPr="00EC0B73">
          <w:rPr>
            <w:rStyle w:val="FootnoteReference"/>
            <w:lang w:val="en-GB"/>
            <w:rPrChange w:id="1636" w:author="Vetle Lars Wisløff Sandring" w:date="2023-11-30T21:49:00Z">
              <w:rPr>
                <w:rStyle w:val="FootnoteReference"/>
              </w:rPr>
            </w:rPrChange>
          </w:rPr>
          <w:footnoteRef/>
        </w:r>
        <w:r w:rsidRPr="00EC0B73">
          <w:rPr>
            <w:lang w:val="en-GB"/>
            <w:rPrChange w:id="1637" w:author="Vetle Lars Wisløff Sandring" w:date="2023-11-30T21:49:00Z">
              <w:rPr/>
            </w:rPrChange>
          </w:rPr>
          <w:t xml:space="preserve"> </w:t>
        </w:r>
        <w:r w:rsidRPr="00EC0B73">
          <w:rPr>
            <w:lang w:val="en-GB"/>
            <w:rPrChange w:id="1638" w:author="Vetle Lars Wisløff Sandring" w:date="2023-11-30T21:49:00Z">
              <w:rPr>
                <w:lang w:val="nb-NO"/>
              </w:rPr>
            </w:rPrChange>
          </w:rPr>
          <w:t xml:space="preserve">The </w:t>
        </w:r>
      </w:ins>
      <w:ins w:id="1639" w:author="Vetle Lars Wisløff Sandring" w:date="2023-11-30T21:49:00Z">
        <w:r>
          <w:rPr>
            <w:lang w:val="en-GB"/>
          </w:rPr>
          <w:t>“</w:t>
        </w:r>
      </w:ins>
      <w:ins w:id="1640" w:author="Vetle Lars Wisløff Sandring" w:date="2023-11-30T21:48:00Z">
        <w:r w:rsidRPr="00EC0B73">
          <w:rPr>
            <w:lang w:val="en-GB"/>
            <w:rPrChange w:id="1641" w:author="Vetle Lars Wisløff Sandring" w:date="2023-11-30T21:49:00Z">
              <w:rPr>
                <w:lang w:val="nb-NO"/>
              </w:rPr>
            </w:rPrChange>
          </w:rPr>
          <w:t>Batt</w:t>
        </w:r>
      </w:ins>
      <w:ins w:id="1642" w:author="Vetle Lars Wisløff Sandring" w:date="2023-11-30T21:49:00Z">
        <w:r>
          <w:rPr>
            <w:lang w:val="en-GB"/>
          </w:rPr>
          <w:t xml:space="preserve">le of </w:t>
        </w:r>
        <w:r w:rsidR="006E3BD9">
          <w:rPr>
            <w:lang w:val="en-GB"/>
          </w:rPr>
          <w:t>S</w:t>
        </w:r>
        <w:r>
          <w:rPr>
            <w:lang w:val="en-GB"/>
          </w:rPr>
          <w:t>tilla</w:t>
        </w:r>
        <w:r w:rsidR="006E3BD9">
          <w:rPr>
            <w:lang w:val="en-GB"/>
          </w:rPr>
          <w:t xml:space="preserve">” was when the police arrested most of the protestors </w:t>
        </w:r>
      </w:ins>
      <w:ins w:id="1643" w:author="Vetle Lars Wisløff Sandring" w:date="2023-11-30T21:50:00Z">
        <w:r w:rsidR="00EC2A47">
          <w:rPr>
            <w:lang w:val="en-GB"/>
          </w:rPr>
          <w:t>blocking the access road to the construction site of the dam.</w:t>
        </w:r>
      </w:ins>
    </w:p>
  </w:footnote>
  <w:footnote w:id="48">
    <w:p w14:paraId="50425518" w14:textId="77777777" w:rsidR="00091616" w:rsidRPr="00EC2A47" w:rsidRDefault="00091616" w:rsidP="00091616">
      <w:pPr>
        <w:pStyle w:val="FootnoteText"/>
        <w:rPr>
          <w:lang w:val="nb-NO"/>
        </w:rPr>
      </w:pPr>
      <w:r w:rsidRPr="00EC0B73">
        <w:rPr>
          <w:rStyle w:val="FootnoteReference"/>
          <w:lang w:val="en-GB"/>
          <w:rPrChange w:id="1646" w:author="Vetle Lars Wisløff Sandring" w:date="2023-11-30T21:49:00Z">
            <w:rPr>
              <w:rStyle w:val="FootnoteReference"/>
            </w:rPr>
          </w:rPrChange>
        </w:rPr>
        <w:footnoteRef/>
      </w:r>
      <w:r w:rsidRPr="00EC2A47">
        <w:rPr>
          <w:lang w:val="nb-NO"/>
        </w:rPr>
        <w:t xml:space="preserve"> </w:t>
      </w:r>
      <w:r w:rsidRPr="00EC0B73">
        <w:rPr>
          <w:lang w:val="en-GB"/>
          <w:rPrChange w:id="1647" w:author="Vetle Lars Wisløff Sandring" w:date="2023-11-30T21:49:00Z">
            <w:rPr/>
          </w:rPrChange>
        </w:rPr>
        <w:fldChar w:fldCharType="begin"/>
      </w:r>
      <w:r w:rsidRPr="00EC2A47">
        <w:rPr>
          <w:lang w:val="nb-NO"/>
        </w:rPr>
        <w:instrText xml:space="preserve"> ADDIN EN.CITE &lt;EndNote&gt;&lt;Cite&gt;&lt;Author&gt;Asdal&lt;/Author&gt;&lt;Year&gt;1991&lt;/Year&gt;&lt;RecNum&gt;222&lt;/RecNum&gt;&lt;DisplayText&gt;Kristin Asdal, &amp;quot;Vi kunne ha klart oss uten Alta-utbygginga,&amp;quot; &lt;style face="italic"&gt;Klassekampen &lt;/style&gt;(Norge;Oslo;;Oslo;;;;), 1991-07-06 1991, https://urn.nb.no/URN:NBN:no-nb_digavis_klassekampen_null_null_19910706_22_152_1.&lt;/DisplayText&gt;&lt;record&gt;&lt;rec-number&gt;222&lt;/rec-number&gt;&lt;foreign-keys&gt;&lt;key app="EN" db-id="fww9re20ntzr0ie5ep1v9dfjsr2avtvfsfzr" timestamp="1701344658"&gt;222&lt;/key&gt;&lt;/foreign-keys&gt;&lt;ref-type name="Newspaper Article"&gt;23&lt;/ref-type&gt;&lt;contributors&gt;&lt;authors&gt;&lt;author&gt;Kristin Asdal&lt;/author&gt;&lt;/authors&gt;&lt;/contributors&gt;&lt;titles&gt;&lt;title&gt;Vi kunne ha klart oss uten Alta-utbygginga&lt;/title&gt;&lt;secondary-title&gt;Klassekampen &lt;/secondary-title&gt;&lt;/titles&gt;&lt;dates&gt;&lt;year&gt;1991&lt;/year&gt;&lt;pub-dates&gt;&lt;date&gt;1991-07-06&lt;/date&gt;&lt;/pub-dates&gt;&lt;/dates&gt;&lt;pub-location&gt;Norge;Oslo;;Oslo;;;;&lt;/pub-location&gt;&lt;urls&gt;&lt;related-urls&gt;&lt;url&gt;https://urn.nb.no/URN:NBN:no-nb_digavis_klassekampen_null_null_19910706_22_152_1&lt;/url&gt;&lt;/related-urls&gt;&lt;/urls&gt;&lt;electronic-resource-num&gt;oai:mavis.nb.no:/TitleWork/key/1395297&amp;#xD;URN:NBN:no-nb_digavis_klassekampen_null_null_19910706_22_152_1&lt;/electronic-resource-num&gt;&lt;/record&gt;&lt;/Cite&gt;&lt;/EndNote&gt;</w:instrText>
      </w:r>
      <w:r w:rsidRPr="00EC0B73">
        <w:rPr>
          <w:lang w:val="en-GB"/>
          <w:rPrChange w:id="1648" w:author="Vetle Lars Wisløff Sandring" w:date="2023-11-30T21:49:00Z">
            <w:rPr/>
          </w:rPrChange>
        </w:rPr>
        <w:fldChar w:fldCharType="separate"/>
      </w:r>
      <w:r w:rsidRPr="00EC2A47">
        <w:rPr>
          <w:noProof/>
          <w:lang w:val="nb-NO"/>
        </w:rPr>
        <w:t xml:space="preserve">Kristin Asdal, "Vi kunne ha klart oss uten Alta-utbygginga," </w:t>
      </w:r>
      <w:r w:rsidRPr="00EC2A47">
        <w:rPr>
          <w:i/>
          <w:noProof/>
          <w:lang w:val="nb-NO"/>
        </w:rPr>
        <w:t xml:space="preserve">Klassekampen </w:t>
      </w:r>
      <w:r w:rsidRPr="00EC2A47">
        <w:rPr>
          <w:noProof/>
          <w:lang w:val="nb-NO"/>
        </w:rPr>
        <w:t>(Norge;Oslo;;Oslo;;;;), 1991-07-06 1991, https://urn.nb.no/URN:NBN:no-nb_digavis_klassekampen_null_null_19910706_22_152_1.</w:t>
      </w:r>
      <w:r w:rsidRPr="00EC0B73">
        <w:rPr>
          <w:lang w:val="en-GB"/>
          <w:rPrChange w:id="1649" w:author="Vetle Lars Wisløff Sandring" w:date="2023-11-30T21:49:00Z">
            <w:rPr/>
          </w:rPrChange>
        </w:rPr>
        <w:fldChar w:fldCharType="end"/>
      </w:r>
    </w:p>
  </w:footnote>
  <w:footnote w:id="49">
    <w:p w14:paraId="1BC75848" w14:textId="2A8802E7" w:rsidR="00091616" w:rsidRPr="00EC0B73" w:rsidRDefault="00091616" w:rsidP="00091616">
      <w:pPr>
        <w:pStyle w:val="FootnoteText"/>
        <w:rPr>
          <w:lang w:val="en-GB"/>
          <w:rPrChange w:id="1652" w:author="Vetle Lars Wisløff Sandring" w:date="2023-11-30T21:49:00Z">
            <w:rPr>
              <w:lang w:val="nb-NO"/>
            </w:rPr>
          </w:rPrChange>
        </w:rPr>
      </w:pPr>
      <w:r w:rsidRPr="00EC0B73">
        <w:rPr>
          <w:rStyle w:val="FootnoteReference"/>
          <w:highlight w:val="yellow"/>
          <w:lang w:val="en-GB"/>
          <w:rPrChange w:id="1653" w:author="Vetle Lars Wisløff Sandring" w:date="2023-11-30T21:49:00Z">
            <w:rPr>
              <w:rStyle w:val="FootnoteReference"/>
            </w:rPr>
          </w:rPrChange>
        </w:rPr>
        <w:footnoteRef/>
      </w:r>
      <w:r w:rsidRPr="00EC0B73">
        <w:rPr>
          <w:highlight w:val="yellow"/>
          <w:lang w:val="en-GB"/>
          <w:rPrChange w:id="1654" w:author="Vetle Lars Wisløff Sandring" w:date="2023-11-30T21:49:00Z">
            <w:rPr>
              <w:lang w:val="nb-NO"/>
            </w:rPr>
          </w:rPrChange>
        </w:rPr>
        <w:t xml:space="preserve"> </w:t>
      </w:r>
      <w:ins w:id="1655" w:author="Vetle Lars Wisløff Sandring" w:date="2023-11-30T21:45:00Z">
        <w:r w:rsidR="00E54CDD" w:rsidRPr="00EC0B73">
          <w:rPr>
            <w:highlight w:val="yellow"/>
            <w:lang w:val="en-GB"/>
            <w:rPrChange w:id="1656" w:author="Vetle Lars Wisløff Sandring" w:date="2023-11-30T21:49:00Z">
              <w:rPr>
                <w:lang w:val="nb-NO"/>
              </w:rPr>
            </w:rPrChange>
          </w:rPr>
          <w:t>SOURCE NEEDED</w:t>
        </w:r>
      </w:ins>
    </w:p>
  </w:footnote>
  <w:footnote w:id="50">
    <w:p w14:paraId="49927E79" w14:textId="77777777" w:rsidR="00091616" w:rsidRPr="00EC0B73" w:rsidRDefault="00091616" w:rsidP="00091616">
      <w:pPr>
        <w:pStyle w:val="FootnoteText"/>
        <w:rPr>
          <w:lang w:val="en-GB"/>
          <w:rPrChange w:id="1665" w:author="Vetle Lars Wisløff Sandring" w:date="2023-11-30T21:49:00Z">
            <w:rPr>
              <w:lang w:val="nb-NO"/>
            </w:rPr>
          </w:rPrChange>
        </w:rPr>
      </w:pPr>
      <w:r w:rsidRPr="00EC0B73">
        <w:rPr>
          <w:rStyle w:val="FootnoteReference"/>
          <w:lang w:val="en-GB"/>
          <w:rPrChange w:id="1666" w:author="Vetle Lars Wisløff Sandring" w:date="2023-11-30T21:49:00Z">
            <w:rPr>
              <w:rStyle w:val="FootnoteReference"/>
            </w:rPr>
          </w:rPrChange>
        </w:rPr>
        <w:footnoteRef/>
      </w:r>
      <w:r w:rsidRPr="00EC0B73">
        <w:rPr>
          <w:lang w:val="en-GB"/>
          <w:rPrChange w:id="1667" w:author="Vetle Lars Wisløff Sandring" w:date="2023-11-30T21:49:00Z">
            <w:rPr>
              <w:lang w:val="nb-NO"/>
            </w:rPr>
          </w:rPrChange>
        </w:rPr>
        <w:t xml:space="preserve"> </w:t>
      </w:r>
      <w:r w:rsidRPr="00EC0B73">
        <w:rPr>
          <w:lang w:val="en-GB"/>
          <w:rPrChange w:id="1668" w:author="Vetle Lars Wisløff Sandring" w:date="2023-11-30T21:49:00Z">
            <w:rPr/>
          </w:rPrChange>
        </w:rPr>
        <w:fldChar w:fldCharType="begin"/>
      </w:r>
      <w:r w:rsidRPr="00EC0B73">
        <w:rPr>
          <w:lang w:val="en-GB"/>
          <w:rPrChange w:id="1669" w:author="Vetle Lars Wisløff Sandring" w:date="2023-11-30T21:49:00Z">
            <w:rPr>
              <w:lang w:val="nb-NO"/>
            </w:rPr>
          </w:rPrChange>
        </w:rPr>
        <w:instrText xml:space="preserve"> ADDIN EN.CITE &lt;EndNote&gt;&lt;Cite&gt;&lt;Author&gt;Sætra&lt;/Author&gt;&lt;Year&gt;1995&lt;/Year&gt;&lt;RecNum&gt;224&lt;/RecNum&gt;&lt;DisplayText&gt;Gunnar Sætra, &amp;quot;Statsminister og okkupant takket for sist,&amp;quot; &lt;style face="italic"&gt;Finnmarken &lt;/style&gt;(Vadsø), 1995-02-22 1995, https://urn.nb.no/URN:NBN:no-nb_digavis_finnmarken_null_null_19950222_96_45_1.&lt;/DisplayText&gt;&lt;record&gt;&lt;rec-number&gt;224&lt;/rec-number&gt;&lt;foreign-keys&gt;&lt;key app="EN" db-id="fww9re20ntzr0ie5ep1v9dfjsr2avtvfsfzr" timestamp="1701345642"&gt;224&lt;/key&gt;&lt;/foreign-keys&gt;&lt;ref-type name="Newspaper Article"&gt;23&lt;/ref-type&gt;&lt;contributors&gt;&lt;authors&gt;&lt;author&gt;Gunnar Sætra&lt;/author&gt;&lt;/authors&gt;&lt;/contributors&gt;&lt;titles&gt;&lt;title&gt;Statsminister og okkupant takket for sist&lt;/title&gt;&lt;secondary-title&gt;Finnmarken &lt;/secondary-title&gt;&lt;/titles&gt;&lt;dates&gt;&lt;year&gt;1995&lt;/year&gt;&lt;pub-dates&gt;&lt;date&gt;1995-02-22&lt;/date&gt;&lt;/pub-dates&gt;&lt;/dates&gt;&lt;pub-location&gt;Vadsø&lt;/pub-location&gt;&lt;urls&gt;&lt;related-urls&gt;&lt;url&gt;https://urn.nb.no/URN:NBN:no-nb_digavis_finnmarken_null_null_19950222_96_45_1&lt;/url&gt;&lt;/related-urls&gt;&lt;/urls&gt;&lt;electronic-resource-num&gt;oai:mavis.nb.no:/TitleWork/key/9467302&amp;#xD;URN:NBN:no-nb_digavis_finnmarken_null_null_19950222_96_45_1&lt;/electronic-resource-num&gt;&lt;/record&gt;&lt;/Cite&gt;&lt;/EndNote&gt;</w:instrText>
      </w:r>
      <w:r w:rsidRPr="00EC0B73">
        <w:rPr>
          <w:lang w:val="en-GB"/>
          <w:rPrChange w:id="1670" w:author="Vetle Lars Wisløff Sandring" w:date="2023-11-30T21:49:00Z">
            <w:rPr/>
          </w:rPrChange>
        </w:rPr>
        <w:fldChar w:fldCharType="separate"/>
      </w:r>
      <w:r w:rsidRPr="00EC0B73">
        <w:rPr>
          <w:noProof/>
          <w:lang w:val="en-GB"/>
          <w:rPrChange w:id="1671" w:author="Vetle Lars Wisløff Sandring" w:date="2023-11-30T21:49:00Z">
            <w:rPr>
              <w:noProof/>
              <w:lang w:val="nb-NO"/>
            </w:rPr>
          </w:rPrChange>
        </w:rPr>
        <w:t xml:space="preserve">Gunnar Sætra, "Statsminister og okkupant takket for sist," </w:t>
      </w:r>
      <w:r w:rsidRPr="00EC0B73">
        <w:rPr>
          <w:i/>
          <w:noProof/>
          <w:lang w:val="en-GB"/>
          <w:rPrChange w:id="1672" w:author="Vetle Lars Wisløff Sandring" w:date="2023-11-30T21:49:00Z">
            <w:rPr>
              <w:i/>
              <w:noProof/>
              <w:lang w:val="nb-NO"/>
            </w:rPr>
          </w:rPrChange>
        </w:rPr>
        <w:t xml:space="preserve">Finnmarken </w:t>
      </w:r>
      <w:r w:rsidRPr="00EC0B73">
        <w:rPr>
          <w:noProof/>
          <w:lang w:val="en-GB"/>
          <w:rPrChange w:id="1673" w:author="Vetle Lars Wisløff Sandring" w:date="2023-11-30T21:49:00Z">
            <w:rPr>
              <w:noProof/>
              <w:lang w:val="nb-NO"/>
            </w:rPr>
          </w:rPrChange>
        </w:rPr>
        <w:t>(Vadsø), 1995-02-22 1995, https://urn.nb.no/URN:NBN:no-nb_digavis_finnmarken_null_null_19950222_96_45_1.</w:t>
      </w:r>
      <w:r w:rsidRPr="00EC0B73">
        <w:rPr>
          <w:lang w:val="en-GB"/>
          <w:rPrChange w:id="1674" w:author="Vetle Lars Wisløff Sandring" w:date="2023-11-30T21:49:00Z">
            <w:rPr/>
          </w:rPrChange>
        </w:rPr>
        <w:fldChar w:fldCharType="end"/>
      </w:r>
    </w:p>
  </w:footnote>
  <w:footnote w:id="51">
    <w:p w14:paraId="140ACA44" w14:textId="77777777" w:rsidR="00091616" w:rsidRPr="00EC0B73" w:rsidRDefault="00091616" w:rsidP="00091616">
      <w:pPr>
        <w:pStyle w:val="FootnoteText"/>
        <w:rPr>
          <w:lang w:val="en-GB"/>
          <w:rPrChange w:id="1685" w:author="Vetle Lars Wisløff Sandring" w:date="2023-11-30T21:49:00Z">
            <w:rPr>
              <w:lang w:val="nb-NO"/>
            </w:rPr>
          </w:rPrChange>
        </w:rPr>
      </w:pPr>
      <w:r w:rsidRPr="00EC0B73">
        <w:rPr>
          <w:rStyle w:val="FootnoteReference"/>
          <w:lang w:val="en-GB"/>
          <w:rPrChange w:id="1686" w:author="Vetle Lars Wisløff Sandring" w:date="2023-11-30T21:49:00Z">
            <w:rPr>
              <w:rStyle w:val="FootnoteReference"/>
            </w:rPr>
          </w:rPrChange>
        </w:rPr>
        <w:footnoteRef/>
      </w:r>
      <w:r w:rsidRPr="00EC0B73">
        <w:rPr>
          <w:lang w:val="en-GB"/>
          <w:rPrChange w:id="1687" w:author="Vetle Lars Wisløff Sandring" w:date="2023-11-30T21:49:00Z">
            <w:rPr>
              <w:lang w:val="nb-NO"/>
            </w:rPr>
          </w:rPrChange>
        </w:rPr>
        <w:t xml:space="preserve"> </w:t>
      </w:r>
      <w:r w:rsidRPr="00EC0B73">
        <w:rPr>
          <w:lang w:val="en-GB"/>
          <w:rPrChange w:id="1688" w:author="Vetle Lars Wisløff Sandring" w:date="2023-11-30T21:49:00Z">
            <w:rPr/>
          </w:rPrChange>
        </w:rPr>
        <w:fldChar w:fldCharType="begin"/>
      </w:r>
      <w:r w:rsidRPr="00EC0B73">
        <w:rPr>
          <w:lang w:val="en-GB"/>
          <w:rPrChange w:id="1689" w:author="Vetle Lars Wisløff Sandring" w:date="2023-11-30T21:49:00Z">
            <w:rPr>
              <w:lang w:val="nb-NO"/>
            </w:rPr>
          </w:rPrChange>
        </w:rPr>
        <w:instrText xml:space="preserve"> ADDIN EN.CITE &lt;EndNote&gt;&lt;Cite&gt;&lt;Author&gt;Berger&lt;/Author&gt;&lt;Year&gt;1997&lt;/Year&gt;&lt;RecNum&gt;225&lt;/RecNum&gt;&lt;DisplayText&gt;Mark S. Berger, &amp;quot;Miljø-bispen jubler,&amp;quot; &lt;style face="italic"&gt;Bergensavisen &lt;/style&gt;(Bergen), 1997-05-10 1997, https://urn.nb.no/URN:NBN:no-nb_digavis_bergensavisen_null_null_19970510_71_123_1.&lt;/DisplayText&gt;&lt;record&gt;&lt;rec-number&gt;225&lt;/rec-number&gt;&lt;foreign-keys&gt;&lt;key app="EN" db-id="fww9re20ntzr0ie5ep1v9dfjsr2avtvfsfzr" timestamp="1701346460"&gt;225&lt;/key&gt;&lt;/foreign-keys&gt;&lt;ref-type name="Newspaper Article"&gt;23&lt;/ref-type&gt;&lt;contributors&gt;&lt;authors&gt;&lt;author&gt;Mark S. Berger&lt;/author&gt;&lt;/authors&gt;&lt;/contributors&gt;&lt;titles&gt;&lt;title&gt;Miljø-bispen jubler&lt;/title&gt;&lt;secondary-title&gt;Bergensavisen &lt;/secondary-title&gt;&lt;/titles&gt;&lt;dates&gt;&lt;year&gt;1997&lt;/year&gt;&lt;pub-dates&gt;&lt;date&gt;1997-05-10&lt;/date&gt;&lt;/pub-dates&gt;&lt;/dates&gt;&lt;pub-location&gt;Bergen&lt;/pub-location&gt;&lt;urls&gt;&lt;related-urls&gt;&lt;url&gt;https://urn.nb.no/URN:NBN:no-nb_digavis_bergensavisen_null_null_19970510_71_123_1&lt;/url&gt;&lt;/related-urls&gt;&lt;/urls&gt;&lt;electronic-resource-num&gt;oai:mavis.nb.no:/TitleWork/key/16696724&amp;#xD;URN:NBN:no-nb_digavis_bergensavisen_null_null_19970510_71_123_1&lt;/electronic-resource-num&gt;&lt;/record&gt;&lt;/Cite&gt;&lt;/EndNote&gt;</w:instrText>
      </w:r>
      <w:r w:rsidRPr="00EC0B73">
        <w:rPr>
          <w:lang w:val="en-GB"/>
          <w:rPrChange w:id="1690" w:author="Vetle Lars Wisløff Sandring" w:date="2023-11-30T21:49:00Z">
            <w:rPr/>
          </w:rPrChange>
        </w:rPr>
        <w:fldChar w:fldCharType="separate"/>
      </w:r>
      <w:r w:rsidRPr="00EC0B73">
        <w:rPr>
          <w:noProof/>
          <w:lang w:val="en-GB"/>
          <w:rPrChange w:id="1691" w:author="Vetle Lars Wisløff Sandring" w:date="2023-11-30T21:49:00Z">
            <w:rPr>
              <w:noProof/>
              <w:lang w:val="nb-NO"/>
            </w:rPr>
          </w:rPrChange>
        </w:rPr>
        <w:t xml:space="preserve">Mark S. Berger, "Miljø-bispen jubler," </w:t>
      </w:r>
      <w:r w:rsidRPr="00EC0B73">
        <w:rPr>
          <w:i/>
          <w:noProof/>
          <w:lang w:val="en-GB"/>
          <w:rPrChange w:id="1692" w:author="Vetle Lars Wisløff Sandring" w:date="2023-11-30T21:49:00Z">
            <w:rPr>
              <w:i/>
              <w:noProof/>
              <w:lang w:val="nb-NO"/>
            </w:rPr>
          </w:rPrChange>
        </w:rPr>
        <w:t xml:space="preserve">Bergensavisen </w:t>
      </w:r>
      <w:r w:rsidRPr="00EC0B73">
        <w:rPr>
          <w:noProof/>
          <w:lang w:val="en-GB"/>
          <w:rPrChange w:id="1693" w:author="Vetle Lars Wisløff Sandring" w:date="2023-11-30T21:49:00Z">
            <w:rPr>
              <w:noProof/>
              <w:lang w:val="nb-NO"/>
            </w:rPr>
          </w:rPrChange>
        </w:rPr>
        <w:t>(Bergen), 1997-05-10 1997, https://urn.nb.no/URN:NBN:no-nb_digavis_bergensavisen_null_null_19970510_71_123_1.</w:t>
      </w:r>
      <w:r w:rsidRPr="00EC0B73">
        <w:rPr>
          <w:lang w:val="en-GB"/>
          <w:rPrChange w:id="1694" w:author="Vetle Lars Wisløff Sandring" w:date="2023-11-30T21:49:00Z">
            <w:rPr/>
          </w:rPrChange>
        </w:rPr>
        <w:fldChar w:fldCharType="end"/>
      </w:r>
    </w:p>
  </w:footnote>
  <w:footnote w:id="52">
    <w:p w14:paraId="7CFE522A" w14:textId="77777777" w:rsidR="00091616" w:rsidRPr="00EC0B73" w:rsidRDefault="00091616" w:rsidP="00091616">
      <w:pPr>
        <w:pStyle w:val="FootnoteText"/>
        <w:rPr>
          <w:lang w:val="en-GB"/>
          <w:rPrChange w:id="1697" w:author="Vetle Lars Wisløff Sandring" w:date="2023-11-30T21:49:00Z">
            <w:rPr>
              <w:lang w:val="nb-NO"/>
            </w:rPr>
          </w:rPrChange>
        </w:rPr>
      </w:pPr>
      <w:r w:rsidRPr="00EC0B73">
        <w:rPr>
          <w:rStyle w:val="FootnoteReference"/>
          <w:lang w:val="en-GB"/>
          <w:rPrChange w:id="1698" w:author="Vetle Lars Wisløff Sandring" w:date="2023-11-30T21:49:00Z">
            <w:rPr>
              <w:rStyle w:val="FootnoteReference"/>
            </w:rPr>
          </w:rPrChange>
        </w:rPr>
        <w:footnoteRef/>
      </w:r>
      <w:r w:rsidRPr="00EC0B73">
        <w:rPr>
          <w:lang w:val="en-GB"/>
          <w:rPrChange w:id="1699" w:author="Vetle Lars Wisløff Sandring" w:date="2023-11-30T21:49:00Z">
            <w:rPr>
              <w:lang w:val="nb-NO"/>
            </w:rPr>
          </w:rPrChange>
        </w:rPr>
        <w:t xml:space="preserve"> </w:t>
      </w:r>
      <w:r w:rsidRPr="00EC0B73">
        <w:rPr>
          <w:lang w:val="en-GB"/>
          <w:rPrChange w:id="1700" w:author="Vetle Lars Wisløff Sandring" w:date="2023-11-30T21:49:00Z">
            <w:rPr/>
          </w:rPrChange>
        </w:rPr>
        <w:fldChar w:fldCharType="begin"/>
      </w:r>
      <w:r w:rsidRPr="00EC0B73">
        <w:rPr>
          <w:lang w:val="en-GB"/>
          <w:rPrChange w:id="1701" w:author="Vetle Lars Wisløff Sandring" w:date="2023-11-30T21:49:00Z">
            <w:rPr>
              <w:lang w:val="nb-NO"/>
            </w:rPr>
          </w:rPrChange>
        </w:rPr>
        <w:instrText xml:space="preserve"> ADDIN EN.CITE &lt;EndNote&gt;&lt;Cite&gt;&lt;Author&gt;Granviken&lt;/Author&gt;&lt;Year&gt;2001&lt;/Year&gt;&lt;RecNum&gt;227&lt;/RecNum&gt;&lt;DisplayText&gt;Simen Granviken, &amp;quot;Adresseavisen 2001.01.13,&amp;quot; &lt;style face="italic"&gt;Adresseavisen &lt;/style&gt;(Trondheim), 2001-01-13 2001, https://urn.nb.no/URN:NBN:no-nb_digavis_adresseavisen_null_null_20010113_235_11_1.&lt;/DisplayText&gt;&lt;record&gt;&lt;rec-number&gt;227&lt;/rec-number&gt;&lt;foreign-keys&gt;&lt;key app="EN" db-id="fww9re20ntzr0ie5ep1v9dfjsr2avtvfsfzr" timestamp="1701347002"&gt;227&lt;/key&gt;&lt;/foreign-keys&gt;&lt;ref-type name="Newspaper Article"&gt;23&lt;/ref-type&gt;&lt;contributors&gt;&lt;authors&gt;&lt;author&gt;Simen Granviken&lt;/author&gt;&lt;/authors&gt;&lt;/contributors&gt;&lt;titles&gt;&lt;title&gt;Adresseavisen 2001.01.13&lt;/title&gt;&lt;secondary-title&gt;Adresseavisen &lt;/secondary-title&gt;&lt;/titles&gt;&lt;dates&gt;&lt;year&gt;2001&lt;/year&gt;&lt;pub-dates&gt;&lt;date&gt;2001-01-13&lt;/date&gt;&lt;/pub-dates&gt;&lt;/dates&gt;&lt;pub-location&gt;Trondheim&lt;/pub-location&gt;&lt;urls&gt;&lt;related-urls&gt;&lt;url&gt;https://urn.nb.no/URN:NBN:no-nb_digavis_adresseavisen_null_null_20010113_235_11_1&lt;/url&gt;&lt;/related-urls&gt;&lt;/urls&gt;&lt;electronic-resource-num&gt;oai:mavis.nb.no:/TitleWork/key/1476005&amp;#xD;URN:NBN:no-nb_digavis_adresseavisen_null_null_20010113_235_11_1&lt;/electronic-resource-num&gt;&lt;/record&gt;&lt;/Cite&gt;&lt;/EndNote&gt;</w:instrText>
      </w:r>
      <w:r w:rsidRPr="00EC0B73">
        <w:rPr>
          <w:lang w:val="en-GB"/>
          <w:rPrChange w:id="1702" w:author="Vetle Lars Wisløff Sandring" w:date="2023-11-30T21:49:00Z">
            <w:rPr/>
          </w:rPrChange>
        </w:rPr>
        <w:fldChar w:fldCharType="separate"/>
      </w:r>
      <w:r w:rsidRPr="00EC0B73">
        <w:rPr>
          <w:noProof/>
          <w:lang w:val="en-GB"/>
          <w:rPrChange w:id="1703" w:author="Vetle Lars Wisløff Sandring" w:date="2023-11-30T21:49:00Z">
            <w:rPr>
              <w:noProof/>
              <w:lang w:val="nb-NO"/>
            </w:rPr>
          </w:rPrChange>
        </w:rPr>
        <w:t xml:space="preserve">Simen Granviken, "Adresseavisen 2001.01.13," </w:t>
      </w:r>
      <w:r w:rsidRPr="00EC0B73">
        <w:rPr>
          <w:i/>
          <w:noProof/>
          <w:lang w:val="en-GB"/>
          <w:rPrChange w:id="1704" w:author="Vetle Lars Wisløff Sandring" w:date="2023-11-30T21:49:00Z">
            <w:rPr>
              <w:i/>
              <w:noProof/>
              <w:lang w:val="nb-NO"/>
            </w:rPr>
          </w:rPrChange>
        </w:rPr>
        <w:t xml:space="preserve">Adresseavisen </w:t>
      </w:r>
      <w:r w:rsidRPr="00EC0B73">
        <w:rPr>
          <w:noProof/>
          <w:lang w:val="en-GB"/>
          <w:rPrChange w:id="1705" w:author="Vetle Lars Wisløff Sandring" w:date="2023-11-30T21:49:00Z">
            <w:rPr>
              <w:noProof/>
              <w:lang w:val="nb-NO"/>
            </w:rPr>
          </w:rPrChange>
        </w:rPr>
        <w:t>(Trondheim), 2001-01-13 2001, https://urn.nb.no/URN:NBN:no-nb_digavis_adresseavisen_null_null_20010113_235_11_1.</w:t>
      </w:r>
      <w:r w:rsidRPr="00EC0B73">
        <w:rPr>
          <w:lang w:val="en-GB"/>
          <w:rPrChange w:id="1706" w:author="Vetle Lars Wisløff Sandring" w:date="2023-11-30T21:49:00Z">
            <w:rPr/>
          </w:rPrChange>
        </w:rPr>
        <w:fldChar w:fldCharType="end"/>
      </w:r>
    </w:p>
  </w:footnote>
  <w:footnote w:id="53">
    <w:p w14:paraId="43A30FB1" w14:textId="77777777" w:rsidR="00091616" w:rsidRPr="00EC0B73" w:rsidRDefault="00091616" w:rsidP="00091616">
      <w:pPr>
        <w:pStyle w:val="FootnoteText"/>
        <w:rPr>
          <w:lang w:val="en-GB"/>
          <w:rPrChange w:id="1714" w:author="Vetle Lars Wisløff Sandring" w:date="2023-11-30T21:49:00Z">
            <w:rPr/>
          </w:rPrChange>
        </w:rPr>
      </w:pPr>
      <w:r w:rsidRPr="00EC0B73">
        <w:rPr>
          <w:rStyle w:val="FootnoteReference"/>
          <w:lang w:val="en-GB"/>
          <w:rPrChange w:id="1715" w:author="Vetle Lars Wisløff Sandring" w:date="2023-11-30T21:49:00Z">
            <w:rPr>
              <w:rStyle w:val="FootnoteReference"/>
            </w:rPr>
          </w:rPrChange>
        </w:rPr>
        <w:footnoteRef/>
      </w:r>
      <w:r w:rsidRPr="00EC0B73">
        <w:rPr>
          <w:lang w:val="en-GB"/>
          <w:rPrChange w:id="1716" w:author="Vetle Lars Wisløff Sandring" w:date="2023-11-30T21:49:00Z">
            <w:rPr/>
          </w:rPrChange>
        </w:rPr>
        <w:t xml:space="preserve"> </w:t>
      </w:r>
      <w:r w:rsidRPr="00EC0B73">
        <w:rPr>
          <w:lang w:val="en-GB"/>
          <w:rPrChange w:id="1717" w:author="Vetle Lars Wisløff Sandring" w:date="2023-11-30T21:49:00Z">
            <w:rPr/>
          </w:rPrChange>
        </w:rPr>
        <w:fldChar w:fldCharType="begin"/>
      </w:r>
      <w:r w:rsidRPr="00EC0B73">
        <w:rPr>
          <w:lang w:val="en-GB"/>
          <w:rPrChange w:id="1718" w:author="Vetle Lars Wisløff Sandring" w:date="2023-11-30T21:49:00Z">
            <w:rPr/>
          </w:rPrChange>
        </w:rPr>
        <w:instrText xml:space="preserve"> ADDIN EN.CITE &lt;EndNote&gt;&lt;Cite&gt;&lt;Author&gt;Zelizer&lt;/Author&gt;&lt;Year&gt;2008&lt;/Year&gt;&lt;RecNum&gt;220&lt;/RecNum&gt;&lt;DisplayText&gt;Barbie Zelizer, &amp;quot;Journalism’s Memory Work,&amp;quot; in &lt;style face="italic"&gt;Cultural Memory Studies : An International and Interdisciplinary Handbook&lt;/style&gt;, ed. Astrid Erll, Ansgar Nünning, and Sara Young (Berlin/Boston, GERMANY: De Gruyter, Inc., 2008).&lt;/DisplayText&gt;&lt;record&gt;&lt;rec-number&gt;220&lt;/rec-number&gt;&lt;foreign-keys&gt;&lt;key app="EN" db-id="fww9re20ntzr0ie5ep1v9dfjsr2avtvfsfzr" timestamp="1696502053"&gt;220&lt;/key&gt;&lt;/foreign-keys&gt;&lt;ref-type name="Book Section"&gt;5&lt;/ref-type&gt;&lt;contributors&gt;&lt;authors&gt;&lt;author&gt;Zelizer, Barbie&lt;/author&gt;&lt;/authors&gt;&lt;secondary-authors&gt;&lt;author&gt;Erll, Astrid&lt;/author&gt;&lt;author&gt;Nünning, Ansgar&lt;/author&gt;&lt;author&gt;Young, Sara&lt;/author&gt;&lt;/secondary-authors&gt;&lt;/contributors&gt;&lt;titles&gt;&lt;title&gt;Journalism’s Memory Work&lt;/title&gt;&lt;secondary-title&gt;Cultural Memory Studies : An International and Interdisciplinary Handbook&lt;/secondary-title&gt;&lt;/titles&gt;&lt;keywords&gt;&lt;keyword&gt;Culture.&lt;/keyword&gt;&lt;keyword&gt;Memory -- Cross-cultural studies.&lt;/keyword&gt;&lt;/keywords&gt;&lt;dates&gt;&lt;year&gt;2008&lt;/year&gt;&lt;/dates&gt;&lt;pub-location&gt;Berlin/Boston, GERMANY&lt;/pub-location&gt;&lt;publisher&gt;De Gruyter, Inc.&lt;/publisher&gt;&lt;isbn&gt;9783110207262&lt;/isbn&gt;&lt;urls&gt;&lt;related-urls&gt;&lt;url&gt;http://ebookcentral.proquest.com/lib/tromsoub-ebooks/detail.action?docID=364668&lt;/url&gt;&lt;/related-urls&gt;&lt;/urls&gt;&lt;/record&gt;&lt;/Cite&gt;&lt;/EndNote&gt;</w:instrText>
      </w:r>
      <w:r w:rsidRPr="00EC0B73">
        <w:rPr>
          <w:lang w:val="en-GB"/>
          <w:rPrChange w:id="1719" w:author="Vetle Lars Wisløff Sandring" w:date="2023-11-30T21:49:00Z">
            <w:rPr/>
          </w:rPrChange>
        </w:rPr>
        <w:fldChar w:fldCharType="separate"/>
      </w:r>
      <w:r w:rsidRPr="00EC0B73">
        <w:rPr>
          <w:noProof/>
          <w:lang w:val="en-GB"/>
          <w:rPrChange w:id="1720" w:author="Vetle Lars Wisløff Sandring" w:date="2023-11-30T21:49:00Z">
            <w:rPr>
              <w:noProof/>
            </w:rPr>
          </w:rPrChange>
        </w:rPr>
        <w:t xml:space="preserve">Barbie Zelizer, "Journalism’s Memory Work," in </w:t>
      </w:r>
      <w:r w:rsidRPr="00EC0B73">
        <w:rPr>
          <w:i/>
          <w:noProof/>
          <w:lang w:val="en-GB"/>
          <w:rPrChange w:id="1721" w:author="Vetle Lars Wisløff Sandring" w:date="2023-11-30T21:49:00Z">
            <w:rPr>
              <w:i/>
              <w:noProof/>
            </w:rPr>
          </w:rPrChange>
        </w:rPr>
        <w:t>Cultural Memory Studies : An International and Interdisciplinary Handbook</w:t>
      </w:r>
      <w:r w:rsidRPr="00EC0B73">
        <w:rPr>
          <w:noProof/>
          <w:lang w:val="en-GB"/>
          <w:rPrChange w:id="1722" w:author="Vetle Lars Wisløff Sandring" w:date="2023-11-30T21:49:00Z">
            <w:rPr>
              <w:noProof/>
            </w:rPr>
          </w:rPrChange>
        </w:rPr>
        <w:t>, ed. Astrid Erll, Ansgar Nünning, and Sara Young (Berlin/Boston, GERMANY: De Gruyter, Inc., 2008).</w:t>
      </w:r>
      <w:r w:rsidRPr="00EC0B73">
        <w:rPr>
          <w:lang w:val="en-GB"/>
          <w:rPrChange w:id="1723" w:author="Vetle Lars Wisløff Sandring" w:date="2023-11-30T21:49:00Z">
            <w:rPr/>
          </w:rPrChange>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2D51"/>
    <w:multiLevelType w:val="multilevel"/>
    <w:tmpl w:val="4AE820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05D0BAF"/>
    <w:multiLevelType w:val="hybridMultilevel"/>
    <w:tmpl w:val="0ABAED96"/>
    <w:lvl w:ilvl="0" w:tplc="FC26F762">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944052">
    <w:abstractNumId w:val="0"/>
  </w:num>
  <w:num w:numId="2" w16cid:durableId="3487248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tle Lars Wisløff Sandring">
    <w15:presenceInfo w15:providerId="AD" w15:userId="S::vsa007@uit.no::59769b5f-01db-493b-836e-01a1a89a80bd"/>
  </w15:person>
  <w15:person w15:author="Sigurd Sælthun">
    <w15:presenceInfo w15:providerId="AD" w15:userId="S::ssa103@uit.no::00aa6a38-15f8-4537-bad5-8419639b92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616"/>
    <w:rsid w:val="00007478"/>
    <w:rsid w:val="00007805"/>
    <w:rsid w:val="00051FBD"/>
    <w:rsid w:val="000540C5"/>
    <w:rsid w:val="00091616"/>
    <w:rsid w:val="00111507"/>
    <w:rsid w:val="00234820"/>
    <w:rsid w:val="00240E94"/>
    <w:rsid w:val="00242EB8"/>
    <w:rsid w:val="0027258B"/>
    <w:rsid w:val="00294176"/>
    <w:rsid w:val="004544F6"/>
    <w:rsid w:val="00501B3D"/>
    <w:rsid w:val="00563CDA"/>
    <w:rsid w:val="00612066"/>
    <w:rsid w:val="006121B7"/>
    <w:rsid w:val="006327AB"/>
    <w:rsid w:val="006B1BFB"/>
    <w:rsid w:val="006B1FA4"/>
    <w:rsid w:val="006E3BD9"/>
    <w:rsid w:val="00740044"/>
    <w:rsid w:val="007722DB"/>
    <w:rsid w:val="007819A3"/>
    <w:rsid w:val="007D7B78"/>
    <w:rsid w:val="00A202C4"/>
    <w:rsid w:val="00B30246"/>
    <w:rsid w:val="00B3206E"/>
    <w:rsid w:val="00C27428"/>
    <w:rsid w:val="00C53170"/>
    <w:rsid w:val="00DD0BC7"/>
    <w:rsid w:val="00E060C0"/>
    <w:rsid w:val="00E54CDD"/>
    <w:rsid w:val="00E62E55"/>
    <w:rsid w:val="00EB335A"/>
    <w:rsid w:val="00EC0B73"/>
    <w:rsid w:val="00EC2644"/>
    <w:rsid w:val="00EC2A47"/>
    <w:rsid w:val="00ED62D4"/>
    <w:rsid w:val="00ED7EFD"/>
    <w:rsid w:val="00F01779"/>
    <w:rsid w:val="00F13BB6"/>
    <w:rsid w:val="00F21F45"/>
    <w:rsid w:val="00F57A06"/>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67A97"/>
  <w15:docId w15:val="{CF5EB344-CC4B-5647-B22F-8BDCF6694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6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16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16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16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16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16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16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16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16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6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16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16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16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16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16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16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16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1616"/>
    <w:rPr>
      <w:rFonts w:eastAsiaTheme="majorEastAsia" w:cstheme="majorBidi"/>
      <w:color w:val="272727" w:themeColor="text1" w:themeTint="D8"/>
    </w:rPr>
  </w:style>
  <w:style w:type="paragraph" w:styleId="Title">
    <w:name w:val="Title"/>
    <w:basedOn w:val="Normal"/>
    <w:next w:val="Normal"/>
    <w:link w:val="TitleChar"/>
    <w:uiPriority w:val="10"/>
    <w:qFormat/>
    <w:rsid w:val="000916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6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161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16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161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1616"/>
    <w:rPr>
      <w:i/>
      <w:iCs/>
      <w:color w:val="404040" w:themeColor="text1" w:themeTint="BF"/>
    </w:rPr>
  </w:style>
  <w:style w:type="paragraph" w:styleId="ListParagraph">
    <w:name w:val="List Paragraph"/>
    <w:basedOn w:val="Normal"/>
    <w:uiPriority w:val="34"/>
    <w:qFormat/>
    <w:rsid w:val="00091616"/>
    <w:pPr>
      <w:ind w:left="720"/>
      <w:contextualSpacing/>
    </w:pPr>
  </w:style>
  <w:style w:type="character" w:styleId="IntenseEmphasis">
    <w:name w:val="Intense Emphasis"/>
    <w:basedOn w:val="DefaultParagraphFont"/>
    <w:uiPriority w:val="21"/>
    <w:qFormat/>
    <w:rsid w:val="00091616"/>
    <w:rPr>
      <w:i/>
      <w:iCs/>
      <w:color w:val="0F4761" w:themeColor="accent1" w:themeShade="BF"/>
    </w:rPr>
  </w:style>
  <w:style w:type="paragraph" w:styleId="IntenseQuote">
    <w:name w:val="Intense Quote"/>
    <w:basedOn w:val="Normal"/>
    <w:next w:val="Normal"/>
    <w:link w:val="IntenseQuoteChar"/>
    <w:uiPriority w:val="30"/>
    <w:qFormat/>
    <w:rsid w:val="000916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1616"/>
    <w:rPr>
      <w:i/>
      <w:iCs/>
      <w:color w:val="0F4761" w:themeColor="accent1" w:themeShade="BF"/>
    </w:rPr>
  </w:style>
  <w:style w:type="character" w:styleId="IntenseReference">
    <w:name w:val="Intense Reference"/>
    <w:basedOn w:val="DefaultParagraphFont"/>
    <w:uiPriority w:val="32"/>
    <w:qFormat/>
    <w:rsid w:val="00091616"/>
    <w:rPr>
      <w:b/>
      <w:bCs/>
      <w:smallCaps/>
      <w:color w:val="0F4761" w:themeColor="accent1" w:themeShade="BF"/>
      <w:spacing w:val="5"/>
    </w:rPr>
  </w:style>
  <w:style w:type="table" w:styleId="TableGrid">
    <w:name w:val="Table Grid"/>
    <w:basedOn w:val="TableNormal"/>
    <w:uiPriority w:val="39"/>
    <w:rsid w:val="000916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616"/>
    <w:rPr>
      <w:sz w:val="20"/>
      <w:szCs w:val="20"/>
      <w:lang w:val="en-US"/>
    </w:rPr>
  </w:style>
  <w:style w:type="character" w:customStyle="1" w:styleId="FootnoteTextChar">
    <w:name w:val="Footnote Text Char"/>
    <w:basedOn w:val="DefaultParagraphFont"/>
    <w:link w:val="FootnoteText"/>
    <w:uiPriority w:val="99"/>
    <w:semiHidden/>
    <w:rsid w:val="00091616"/>
    <w:rPr>
      <w:sz w:val="20"/>
      <w:szCs w:val="20"/>
      <w:lang w:val="en-US"/>
    </w:rPr>
  </w:style>
  <w:style w:type="character" w:styleId="FootnoteReference">
    <w:name w:val="footnote reference"/>
    <w:basedOn w:val="DefaultParagraphFont"/>
    <w:uiPriority w:val="99"/>
    <w:semiHidden/>
    <w:unhideWhenUsed/>
    <w:rsid w:val="00091616"/>
    <w:rPr>
      <w:vertAlign w:val="superscript"/>
    </w:rPr>
  </w:style>
  <w:style w:type="character" w:styleId="CommentReference">
    <w:name w:val="annotation reference"/>
    <w:basedOn w:val="DefaultParagraphFont"/>
    <w:uiPriority w:val="99"/>
    <w:semiHidden/>
    <w:unhideWhenUsed/>
    <w:rsid w:val="00091616"/>
    <w:rPr>
      <w:sz w:val="16"/>
      <w:szCs w:val="16"/>
    </w:rPr>
  </w:style>
  <w:style w:type="paragraph" w:styleId="CommentText">
    <w:name w:val="annotation text"/>
    <w:basedOn w:val="Normal"/>
    <w:link w:val="CommentTextChar"/>
    <w:uiPriority w:val="99"/>
    <w:unhideWhenUsed/>
    <w:rsid w:val="00091616"/>
    <w:pPr>
      <w:spacing w:after="160"/>
    </w:pPr>
    <w:rPr>
      <w:sz w:val="20"/>
      <w:szCs w:val="20"/>
      <w:lang w:val="en-US"/>
    </w:rPr>
  </w:style>
  <w:style w:type="character" w:customStyle="1" w:styleId="CommentTextChar">
    <w:name w:val="Comment Text Char"/>
    <w:basedOn w:val="DefaultParagraphFont"/>
    <w:link w:val="CommentText"/>
    <w:uiPriority w:val="99"/>
    <w:rsid w:val="00091616"/>
    <w:rPr>
      <w:sz w:val="20"/>
      <w:szCs w:val="20"/>
      <w:lang w:val="en-US"/>
    </w:rPr>
  </w:style>
  <w:style w:type="paragraph" w:styleId="Revision">
    <w:name w:val="Revision"/>
    <w:hidden/>
    <w:uiPriority w:val="99"/>
    <w:semiHidden/>
    <w:rsid w:val="007D7B78"/>
  </w:style>
  <w:style w:type="paragraph" w:styleId="CommentSubject">
    <w:name w:val="annotation subject"/>
    <w:basedOn w:val="CommentText"/>
    <w:next w:val="CommentText"/>
    <w:link w:val="CommentSubjectChar"/>
    <w:uiPriority w:val="99"/>
    <w:semiHidden/>
    <w:unhideWhenUsed/>
    <w:rsid w:val="004544F6"/>
    <w:pPr>
      <w:spacing w:after="0"/>
    </w:pPr>
    <w:rPr>
      <w:b/>
      <w:bCs/>
      <w:lang w:val="en-NO"/>
    </w:rPr>
  </w:style>
  <w:style w:type="character" w:customStyle="1" w:styleId="CommentSubjectChar">
    <w:name w:val="Comment Subject Char"/>
    <w:basedOn w:val="CommentTextChar"/>
    <w:link w:val="CommentSubject"/>
    <w:uiPriority w:val="99"/>
    <w:semiHidden/>
    <w:rsid w:val="004544F6"/>
    <w:rPr>
      <w:b/>
      <w:bCs/>
      <w:sz w:val="20"/>
      <w:szCs w:val="20"/>
      <w:lang w:val="en-US"/>
    </w:rPr>
  </w:style>
  <w:style w:type="paragraph" w:styleId="Footer">
    <w:name w:val="footer"/>
    <w:basedOn w:val="Normal"/>
    <w:link w:val="FooterChar"/>
    <w:uiPriority w:val="99"/>
    <w:unhideWhenUsed/>
    <w:rsid w:val="00A202C4"/>
    <w:pPr>
      <w:tabs>
        <w:tab w:val="center" w:pos="4513"/>
        <w:tab w:val="right" w:pos="9026"/>
      </w:tabs>
    </w:pPr>
  </w:style>
  <w:style w:type="character" w:customStyle="1" w:styleId="FooterChar">
    <w:name w:val="Footer Char"/>
    <w:basedOn w:val="DefaultParagraphFont"/>
    <w:link w:val="Footer"/>
    <w:uiPriority w:val="99"/>
    <w:rsid w:val="00A202C4"/>
  </w:style>
  <w:style w:type="character" w:styleId="PageNumber">
    <w:name w:val="page number"/>
    <w:basedOn w:val="DefaultParagraphFont"/>
    <w:uiPriority w:val="99"/>
    <w:semiHidden/>
    <w:unhideWhenUsed/>
    <w:rsid w:val="00A202C4"/>
  </w:style>
  <w:style w:type="paragraph" w:styleId="Caption">
    <w:name w:val="caption"/>
    <w:basedOn w:val="Normal"/>
    <w:next w:val="Normal"/>
    <w:uiPriority w:val="35"/>
    <w:unhideWhenUsed/>
    <w:qFormat/>
    <w:rsid w:val="00E54CDD"/>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50336">
      <w:bodyDiv w:val="1"/>
      <w:marLeft w:val="0"/>
      <w:marRight w:val="0"/>
      <w:marTop w:val="0"/>
      <w:marBottom w:val="0"/>
      <w:divBdr>
        <w:top w:val="none" w:sz="0" w:space="0" w:color="auto"/>
        <w:left w:val="none" w:sz="0" w:space="0" w:color="auto"/>
        <w:bottom w:val="none" w:sz="0" w:space="0" w:color="auto"/>
        <w:right w:val="none" w:sz="0" w:space="0" w:color="auto"/>
      </w:divBdr>
    </w:div>
    <w:div w:id="859902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2D9E-8958-FF42-ACB9-2E3F83091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18</Pages>
  <Words>7084</Words>
  <Characters>40384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Vetle Lars Wisløff Sandring</dc:creator>
  <cp:keywords/>
  <dc:description/>
  <cp:lastModifiedBy>Vetle Lars Wisløff Sandring</cp:lastModifiedBy>
  <cp:revision>16</cp:revision>
  <dcterms:created xsi:type="dcterms:W3CDTF">2023-11-30T16:05:00Z</dcterms:created>
  <dcterms:modified xsi:type="dcterms:W3CDTF">2023-11-30T21:07:00Z</dcterms:modified>
</cp:coreProperties>
</file>